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EB118A" w14:textId="39EB2621" w:rsidR="00324B2B" w:rsidRPr="00324B2B" w:rsidRDefault="00324B2B" w:rsidP="008905BD">
      <w:pPr>
        <w:spacing w:after="360" w:line="240" w:lineRule="auto"/>
        <w:jc w:val="center"/>
        <w:outlineLvl w:val="0"/>
        <w:rPr>
          <w:rFonts w:ascii="Times New Roman" w:eastAsia="Times New Roman" w:hAnsi="Times New Roman" w:cs="Times New Roman"/>
          <w:b/>
          <w:bCs/>
          <w:color w:val="1B3051"/>
          <w:kern w:val="36"/>
          <w:sz w:val="48"/>
          <w:szCs w:val="48"/>
          <w:lang w:val="en"/>
        </w:rPr>
      </w:pPr>
      <w:r>
        <w:rPr>
          <w:rFonts w:ascii="Times New Roman" w:eastAsia="Times New Roman" w:hAnsi="Times New Roman" w:cs="Times New Roman"/>
          <w:b/>
          <w:bCs/>
          <w:color w:val="1B3051"/>
          <w:kern w:val="36"/>
          <w:sz w:val="48"/>
          <w:szCs w:val="48"/>
          <w:lang w:val="en"/>
        </w:rPr>
        <w:t>eHearing</w:t>
      </w:r>
      <w:r w:rsidRPr="00324B2B">
        <w:rPr>
          <w:rFonts w:ascii="Times New Roman" w:eastAsia="Times New Roman" w:hAnsi="Times New Roman" w:cs="Times New Roman"/>
          <w:b/>
          <w:bCs/>
          <w:color w:val="1B3051"/>
          <w:kern w:val="36"/>
          <w:sz w:val="48"/>
          <w:szCs w:val="48"/>
          <w:lang w:val="en"/>
        </w:rPr>
        <w:t xml:space="preserve"> Initiative</w:t>
      </w:r>
      <w:r w:rsidR="001522AC">
        <w:rPr>
          <w:rFonts w:ascii="Times New Roman" w:eastAsia="Times New Roman" w:hAnsi="Times New Roman" w:cs="Times New Roman"/>
          <w:b/>
          <w:bCs/>
          <w:color w:val="1B3051"/>
          <w:kern w:val="36"/>
          <w:sz w:val="48"/>
          <w:szCs w:val="48"/>
          <w:lang w:val="en"/>
        </w:rPr>
        <w:t xml:space="preserve"> 2019</w:t>
      </w:r>
      <w:r>
        <w:rPr>
          <w:rFonts w:ascii="Times New Roman" w:eastAsia="Times New Roman" w:hAnsi="Times New Roman" w:cs="Times New Roman"/>
          <w:b/>
          <w:bCs/>
          <w:color w:val="1B3051"/>
          <w:kern w:val="36"/>
          <w:sz w:val="48"/>
          <w:szCs w:val="48"/>
          <w:lang w:val="en"/>
        </w:rPr>
        <w:t>: Rationale, Design, and I</w:t>
      </w:r>
      <w:r w:rsidRPr="00324B2B">
        <w:rPr>
          <w:rFonts w:ascii="Times New Roman" w:eastAsia="Times New Roman" w:hAnsi="Times New Roman" w:cs="Times New Roman"/>
          <w:b/>
          <w:bCs/>
          <w:color w:val="1B3051"/>
          <w:kern w:val="36"/>
          <w:sz w:val="48"/>
          <w:szCs w:val="48"/>
          <w:lang w:val="en"/>
        </w:rPr>
        <w:t>mple</w:t>
      </w:r>
      <w:r>
        <w:rPr>
          <w:rFonts w:ascii="Times New Roman" w:eastAsia="Times New Roman" w:hAnsi="Times New Roman" w:cs="Times New Roman"/>
          <w:b/>
          <w:bCs/>
          <w:color w:val="1B3051"/>
          <w:kern w:val="36"/>
          <w:sz w:val="48"/>
          <w:szCs w:val="48"/>
          <w:lang w:val="en"/>
        </w:rPr>
        <w:t>mentation</w:t>
      </w:r>
    </w:p>
    <w:p w14:paraId="51188E53" w14:textId="77777777" w:rsidR="008905BD" w:rsidRDefault="008905BD" w:rsidP="00FB5305">
      <w:pPr>
        <w:spacing w:line="480" w:lineRule="auto"/>
        <w:rPr>
          <w:sz w:val="24"/>
          <w:szCs w:val="24"/>
        </w:rPr>
      </w:pPr>
    </w:p>
    <w:p w14:paraId="3618DA13" w14:textId="77777777" w:rsidR="008905BD" w:rsidRDefault="008905BD" w:rsidP="00FB5305">
      <w:pPr>
        <w:spacing w:line="480" w:lineRule="auto"/>
        <w:rPr>
          <w:sz w:val="24"/>
          <w:szCs w:val="24"/>
        </w:rPr>
      </w:pPr>
    </w:p>
    <w:p w14:paraId="7272CF29" w14:textId="301ED672" w:rsidR="008905BD" w:rsidRDefault="008A46A2" w:rsidP="00FB5305">
      <w:pPr>
        <w:spacing w:line="480" w:lineRule="auto"/>
        <w:rPr>
          <w:sz w:val="24"/>
          <w:szCs w:val="24"/>
        </w:rPr>
      </w:pPr>
      <w:r>
        <w:rPr>
          <w:sz w:val="24"/>
          <w:szCs w:val="24"/>
        </w:rPr>
        <w:t>Tremblay, K.L.</w:t>
      </w:r>
      <w:r w:rsidRPr="008A46A2">
        <w:rPr>
          <w:sz w:val="24"/>
          <w:szCs w:val="24"/>
          <w:vertAlign w:val="superscript"/>
        </w:rPr>
        <w:t xml:space="preserve"> 1</w:t>
      </w:r>
      <w:bookmarkStart w:id="0" w:name="_GoBack"/>
      <w:bookmarkEnd w:id="0"/>
      <w:r w:rsidR="008905BD">
        <w:rPr>
          <w:sz w:val="24"/>
          <w:szCs w:val="24"/>
        </w:rPr>
        <w:t xml:space="preserve">, Baylor, </w:t>
      </w:r>
      <w:r>
        <w:rPr>
          <w:sz w:val="24"/>
          <w:szCs w:val="24"/>
        </w:rPr>
        <w:t>C.</w:t>
      </w:r>
      <w:r w:rsidRPr="008A46A2">
        <w:rPr>
          <w:sz w:val="24"/>
          <w:szCs w:val="24"/>
          <w:vertAlign w:val="superscript"/>
        </w:rPr>
        <w:t>2</w:t>
      </w:r>
      <w:r>
        <w:rPr>
          <w:sz w:val="24"/>
          <w:szCs w:val="24"/>
        </w:rPr>
        <w:t>, Davis, A.D.</w:t>
      </w:r>
      <w:r w:rsidRPr="008A46A2">
        <w:rPr>
          <w:sz w:val="24"/>
          <w:szCs w:val="24"/>
          <w:vertAlign w:val="superscript"/>
        </w:rPr>
        <w:t>3</w:t>
      </w:r>
      <w:r>
        <w:rPr>
          <w:sz w:val="24"/>
          <w:szCs w:val="24"/>
        </w:rPr>
        <w:t xml:space="preserve">, </w:t>
      </w:r>
      <w:r w:rsidR="008905BD">
        <w:rPr>
          <w:sz w:val="24"/>
          <w:szCs w:val="24"/>
        </w:rPr>
        <w:t>Lee, M.</w:t>
      </w:r>
      <w:r w:rsidRPr="008A46A2">
        <w:rPr>
          <w:sz w:val="24"/>
          <w:szCs w:val="24"/>
          <w:vertAlign w:val="superscript"/>
        </w:rPr>
        <w:t>4</w:t>
      </w:r>
      <w:r w:rsidR="008905BD">
        <w:rPr>
          <w:sz w:val="24"/>
          <w:szCs w:val="24"/>
        </w:rPr>
        <w:t>, Mc</w:t>
      </w:r>
      <w:r>
        <w:rPr>
          <w:sz w:val="24"/>
          <w:szCs w:val="24"/>
        </w:rPr>
        <w:t>Mahon C.M</w:t>
      </w:r>
      <w:r w:rsidRPr="008A46A2">
        <w:rPr>
          <w:sz w:val="24"/>
          <w:szCs w:val="24"/>
          <w:vertAlign w:val="superscript"/>
        </w:rPr>
        <w:t>5</w:t>
      </w:r>
      <w:r>
        <w:rPr>
          <w:sz w:val="24"/>
          <w:szCs w:val="24"/>
        </w:rPr>
        <w:t>, Mosely, C.L.</w:t>
      </w:r>
      <w:r w:rsidRPr="008A46A2">
        <w:rPr>
          <w:sz w:val="24"/>
          <w:szCs w:val="24"/>
          <w:vertAlign w:val="superscript"/>
        </w:rPr>
        <w:t>6</w:t>
      </w:r>
      <w:r>
        <w:rPr>
          <w:sz w:val="24"/>
          <w:szCs w:val="24"/>
        </w:rPr>
        <w:t>, Pichora-Fuller, K.</w:t>
      </w:r>
      <w:r w:rsidRPr="008A46A2">
        <w:rPr>
          <w:sz w:val="24"/>
          <w:szCs w:val="24"/>
          <w:vertAlign w:val="superscript"/>
        </w:rPr>
        <w:t>7</w:t>
      </w:r>
    </w:p>
    <w:p w14:paraId="398243F1" w14:textId="77777777" w:rsidR="008905BD" w:rsidRDefault="008905BD" w:rsidP="00FB5305">
      <w:pPr>
        <w:spacing w:line="480" w:lineRule="auto"/>
        <w:rPr>
          <w:sz w:val="24"/>
          <w:szCs w:val="24"/>
        </w:rPr>
      </w:pPr>
    </w:p>
    <w:p w14:paraId="2A15AE01" w14:textId="1BDEEF6A" w:rsidR="008A46A2" w:rsidRPr="00184F16" w:rsidRDefault="008A46A2" w:rsidP="00E74AC0">
      <w:pPr>
        <w:spacing w:line="240" w:lineRule="auto"/>
        <w:rPr>
          <w:sz w:val="20"/>
          <w:szCs w:val="20"/>
        </w:rPr>
      </w:pPr>
      <w:r w:rsidRPr="00184F16">
        <w:rPr>
          <w:sz w:val="20"/>
          <w:szCs w:val="20"/>
        </w:rPr>
        <w:t>1.</w:t>
      </w:r>
      <w:r w:rsidR="00E74AC0" w:rsidRPr="00184F16">
        <w:rPr>
          <w:sz w:val="20"/>
          <w:szCs w:val="20"/>
        </w:rPr>
        <w:t xml:space="preserve"> </w:t>
      </w:r>
      <w:r w:rsidRPr="00184F16">
        <w:rPr>
          <w:sz w:val="20"/>
          <w:szCs w:val="20"/>
        </w:rPr>
        <w:t xml:space="preserve">Professor (Retired), Department of Speech and Hearing Sciences. </w:t>
      </w:r>
      <w:proofErr w:type="gramStart"/>
      <w:r w:rsidRPr="00184F16">
        <w:rPr>
          <w:sz w:val="20"/>
          <w:szCs w:val="20"/>
        </w:rPr>
        <w:t>University of Washington.</w:t>
      </w:r>
      <w:proofErr w:type="gramEnd"/>
      <w:r w:rsidRPr="00184F16">
        <w:rPr>
          <w:sz w:val="20"/>
          <w:szCs w:val="20"/>
        </w:rPr>
        <w:t xml:space="preserve"> Seattle. USA.</w:t>
      </w:r>
    </w:p>
    <w:p w14:paraId="52937C77" w14:textId="77777777" w:rsidR="00E74AC0" w:rsidRPr="00184F16" w:rsidRDefault="00E74AC0" w:rsidP="00E74AC0">
      <w:pPr>
        <w:rPr>
          <w:sz w:val="20"/>
          <w:szCs w:val="20"/>
        </w:rPr>
      </w:pPr>
    </w:p>
    <w:p w14:paraId="190AF630" w14:textId="411EF230" w:rsidR="00C23CA1" w:rsidRPr="00184F16" w:rsidRDefault="008A46A2" w:rsidP="00E74AC0">
      <w:pPr>
        <w:rPr>
          <w:rFonts w:eastAsia="Times New Roman"/>
          <w:color w:val="auto"/>
          <w:sz w:val="20"/>
          <w:szCs w:val="20"/>
        </w:rPr>
      </w:pPr>
      <w:r w:rsidRPr="00184F16">
        <w:rPr>
          <w:sz w:val="20"/>
          <w:szCs w:val="20"/>
        </w:rPr>
        <w:t xml:space="preserve">2. </w:t>
      </w:r>
      <w:r w:rsidR="00E74AC0" w:rsidRPr="00184F16">
        <w:rPr>
          <w:rFonts w:eastAsia="Times New Roman"/>
          <w:color w:val="auto"/>
          <w:sz w:val="20"/>
          <w:szCs w:val="20"/>
          <w:shd w:val="clear" w:color="auto" w:fill="FFFFFF"/>
        </w:rPr>
        <w:t>Adjunct Associate Professor</w:t>
      </w:r>
      <w:r w:rsidRPr="00184F16">
        <w:rPr>
          <w:sz w:val="20"/>
          <w:szCs w:val="20"/>
        </w:rPr>
        <w:t xml:space="preserve">, Department of Speech and Hearing Sciences. </w:t>
      </w:r>
      <w:proofErr w:type="gramStart"/>
      <w:r w:rsidRPr="00184F16">
        <w:rPr>
          <w:sz w:val="20"/>
          <w:szCs w:val="20"/>
        </w:rPr>
        <w:t>University of Washington.</w:t>
      </w:r>
      <w:proofErr w:type="gramEnd"/>
      <w:r w:rsidRPr="00184F16">
        <w:rPr>
          <w:sz w:val="20"/>
          <w:szCs w:val="20"/>
        </w:rPr>
        <w:t xml:space="preserve"> Seattle</w:t>
      </w:r>
      <w:r w:rsidR="00184F16" w:rsidRPr="00184F16">
        <w:rPr>
          <w:sz w:val="20"/>
          <w:szCs w:val="20"/>
        </w:rPr>
        <w:t>,</w:t>
      </w:r>
      <w:r w:rsidRPr="00184F16">
        <w:rPr>
          <w:sz w:val="20"/>
          <w:szCs w:val="20"/>
        </w:rPr>
        <w:t xml:space="preserve"> USA.</w:t>
      </w:r>
    </w:p>
    <w:p w14:paraId="1CC126FF" w14:textId="57A45174" w:rsidR="008A46A2" w:rsidRPr="00184F16" w:rsidRDefault="008A46A2" w:rsidP="00C23CA1">
      <w:pPr>
        <w:rPr>
          <w:sz w:val="20"/>
          <w:szCs w:val="20"/>
        </w:rPr>
      </w:pPr>
    </w:p>
    <w:p w14:paraId="118287E7" w14:textId="73DD6C1E" w:rsidR="008A46A2" w:rsidRPr="00184F16" w:rsidRDefault="008A46A2" w:rsidP="00FB5305">
      <w:pPr>
        <w:spacing w:line="480" w:lineRule="auto"/>
        <w:rPr>
          <w:sz w:val="20"/>
          <w:szCs w:val="20"/>
        </w:rPr>
      </w:pPr>
      <w:proofErr w:type="gramStart"/>
      <w:r w:rsidRPr="00184F16">
        <w:rPr>
          <w:sz w:val="20"/>
          <w:szCs w:val="20"/>
        </w:rPr>
        <w:t>3.</w:t>
      </w:r>
      <w:r w:rsidR="00E74AC0" w:rsidRPr="00184F16">
        <w:rPr>
          <w:sz w:val="20"/>
          <w:szCs w:val="20"/>
        </w:rPr>
        <w:t xml:space="preserve"> </w:t>
      </w:r>
      <w:r w:rsidR="00C23CA1" w:rsidRPr="00184F16">
        <w:rPr>
          <w:sz w:val="20"/>
          <w:szCs w:val="20"/>
        </w:rPr>
        <w:t>AD Cave Solutions Ltd, Londo</w:t>
      </w:r>
      <w:r w:rsidR="00184F16" w:rsidRPr="00184F16">
        <w:rPr>
          <w:sz w:val="20"/>
          <w:szCs w:val="20"/>
        </w:rPr>
        <w:t>n, England.</w:t>
      </w:r>
      <w:proofErr w:type="gramEnd"/>
    </w:p>
    <w:p w14:paraId="0312E689" w14:textId="0722C760" w:rsidR="00184F16" w:rsidRPr="00184F16" w:rsidRDefault="008A46A2" w:rsidP="00C23CA1">
      <w:pPr>
        <w:rPr>
          <w:rFonts w:eastAsia="Times New Roman"/>
          <w:color w:val="auto"/>
          <w:sz w:val="20"/>
          <w:szCs w:val="20"/>
        </w:rPr>
      </w:pPr>
      <w:r w:rsidRPr="00184F16">
        <w:rPr>
          <w:sz w:val="20"/>
          <w:szCs w:val="20"/>
        </w:rPr>
        <w:t>4.</w:t>
      </w:r>
      <w:r w:rsidR="00C23CA1" w:rsidRPr="00184F16">
        <w:rPr>
          <w:sz w:val="20"/>
          <w:szCs w:val="20"/>
        </w:rPr>
        <w:t xml:space="preserve"> </w:t>
      </w:r>
      <w:r w:rsidR="00C23CA1" w:rsidRPr="00184F16">
        <w:rPr>
          <w:rFonts w:eastAsia="Times New Roman"/>
          <w:sz w:val="20"/>
          <w:szCs w:val="20"/>
        </w:rPr>
        <w:t>Research Scientist, General Internal Medicine, Department of Medicine, University of Washington. Seattle</w:t>
      </w:r>
      <w:r w:rsidR="00184F16" w:rsidRPr="00184F16">
        <w:rPr>
          <w:rFonts w:eastAsia="Times New Roman"/>
          <w:sz w:val="20"/>
          <w:szCs w:val="20"/>
        </w:rPr>
        <w:t>,</w:t>
      </w:r>
      <w:r w:rsidR="00C23CA1" w:rsidRPr="00184F16">
        <w:rPr>
          <w:rFonts w:eastAsia="Times New Roman"/>
          <w:sz w:val="20"/>
          <w:szCs w:val="20"/>
        </w:rPr>
        <w:t xml:space="preserve"> USA.</w:t>
      </w:r>
    </w:p>
    <w:p w14:paraId="55D5B33E" w14:textId="7259BE92" w:rsidR="008A46A2" w:rsidRPr="00184F16" w:rsidRDefault="008A46A2" w:rsidP="00184F16">
      <w:pPr>
        <w:rPr>
          <w:sz w:val="20"/>
          <w:szCs w:val="20"/>
        </w:rPr>
      </w:pPr>
    </w:p>
    <w:p w14:paraId="67D508BD" w14:textId="72BD1672" w:rsidR="00184F16" w:rsidRPr="00184F16" w:rsidRDefault="008A46A2" w:rsidP="00E74AC0">
      <w:pPr>
        <w:rPr>
          <w:rFonts w:eastAsia="Times New Roman"/>
          <w:color w:val="auto"/>
          <w:sz w:val="20"/>
          <w:szCs w:val="20"/>
        </w:rPr>
      </w:pPr>
      <w:r w:rsidRPr="00184F16">
        <w:rPr>
          <w:sz w:val="20"/>
          <w:szCs w:val="20"/>
        </w:rPr>
        <w:t>5.</w:t>
      </w:r>
      <w:r w:rsidR="00E74AC0" w:rsidRPr="00184F16">
        <w:rPr>
          <w:sz w:val="20"/>
          <w:szCs w:val="20"/>
        </w:rPr>
        <w:t xml:space="preserve"> </w:t>
      </w:r>
      <w:r w:rsidR="00E74AC0" w:rsidRPr="00184F16">
        <w:rPr>
          <w:rFonts w:eastAsia="Times New Roman"/>
          <w:color w:val="353434"/>
          <w:sz w:val="20"/>
          <w:szCs w:val="20"/>
        </w:rPr>
        <w:t>Professor Catherine McMahon, Director of Audiology and Director of the Centre for Hearing Education Application Research at Macquarie University. Sydney, Australia.</w:t>
      </w:r>
    </w:p>
    <w:p w14:paraId="764B33F7" w14:textId="3F9B924E" w:rsidR="008A46A2" w:rsidRPr="00184F16" w:rsidRDefault="008A46A2" w:rsidP="00184F16">
      <w:pPr>
        <w:rPr>
          <w:sz w:val="20"/>
          <w:szCs w:val="20"/>
        </w:rPr>
      </w:pPr>
    </w:p>
    <w:p w14:paraId="21557E25" w14:textId="5B1300CF" w:rsidR="00184F16" w:rsidRPr="00184F16" w:rsidRDefault="008A46A2" w:rsidP="00184F16">
      <w:pPr>
        <w:spacing w:line="240" w:lineRule="auto"/>
        <w:rPr>
          <w:sz w:val="20"/>
          <w:szCs w:val="20"/>
        </w:rPr>
      </w:pPr>
      <w:r w:rsidRPr="00184F16">
        <w:rPr>
          <w:sz w:val="20"/>
          <w:szCs w:val="20"/>
        </w:rPr>
        <w:t>6.</w:t>
      </w:r>
      <w:r w:rsidR="00184F16" w:rsidRPr="00184F16">
        <w:rPr>
          <w:sz w:val="20"/>
          <w:szCs w:val="20"/>
        </w:rPr>
        <w:t xml:space="preserve"> Clinical Supervisor and Assistant Professor, Department of Speech Pathology and Audiology, University of South Alabama, Alabama, USA.</w:t>
      </w:r>
    </w:p>
    <w:p w14:paraId="11EF4A5B" w14:textId="380FB347" w:rsidR="008A46A2" w:rsidRPr="00184F16" w:rsidRDefault="008A46A2" w:rsidP="00184F16">
      <w:pPr>
        <w:spacing w:line="240" w:lineRule="auto"/>
        <w:rPr>
          <w:sz w:val="20"/>
          <w:szCs w:val="20"/>
        </w:rPr>
      </w:pPr>
    </w:p>
    <w:p w14:paraId="21EEFFB7" w14:textId="123F4C0E" w:rsidR="00C23CA1" w:rsidRPr="00184F16" w:rsidRDefault="008A46A2" w:rsidP="00C23CA1">
      <w:pPr>
        <w:rPr>
          <w:rFonts w:eastAsia="Times New Roman"/>
          <w:color w:val="auto"/>
          <w:sz w:val="20"/>
          <w:szCs w:val="20"/>
        </w:rPr>
      </w:pPr>
      <w:r w:rsidRPr="00184F16">
        <w:rPr>
          <w:sz w:val="20"/>
          <w:szCs w:val="20"/>
        </w:rPr>
        <w:t>7.</w:t>
      </w:r>
      <w:r w:rsidR="00E74AC0" w:rsidRPr="00184F16">
        <w:rPr>
          <w:sz w:val="20"/>
          <w:szCs w:val="20"/>
        </w:rPr>
        <w:t xml:space="preserve"> Professor (Emeritus)</w:t>
      </w:r>
      <w:r w:rsidR="00C23CA1" w:rsidRPr="00184F16">
        <w:rPr>
          <w:sz w:val="20"/>
          <w:szCs w:val="20"/>
        </w:rPr>
        <w:t>, Department of Psychology at the University of Toronto at Mississauga</w:t>
      </w:r>
      <w:r w:rsidR="00184F16" w:rsidRPr="00184F16">
        <w:rPr>
          <w:sz w:val="20"/>
          <w:szCs w:val="20"/>
        </w:rPr>
        <w:t>,</w:t>
      </w:r>
      <w:r w:rsidR="00C23CA1" w:rsidRPr="00184F16">
        <w:rPr>
          <w:sz w:val="20"/>
          <w:szCs w:val="20"/>
        </w:rPr>
        <w:t xml:space="preserve"> Mississauga, Canada.</w:t>
      </w:r>
      <w:r w:rsidR="00E74AC0" w:rsidRPr="00184F16">
        <w:rPr>
          <w:sz w:val="20"/>
          <w:szCs w:val="20"/>
        </w:rPr>
        <w:t xml:space="preserve"> </w:t>
      </w:r>
    </w:p>
    <w:p w14:paraId="240437B6" w14:textId="79A0700F" w:rsidR="008A46A2" w:rsidRDefault="008A46A2" w:rsidP="00FB5305">
      <w:pPr>
        <w:spacing w:line="480" w:lineRule="auto"/>
        <w:rPr>
          <w:sz w:val="24"/>
          <w:szCs w:val="24"/>
        </w:rPr>
      </w:pPr>
    </w:p>
    <w:p w14:paraId="591288A4" w14:textId="77777777" w:rsidR="008A46A2" w:rsidRDefault="008A46A2" w:rsidP="00FB5305">
      <w:pPr>
        <w:spacing w:line="480" w:lineRule="auto"/>
        <w:rPr>
          <w:sz w:val="24"/>
          <w:szCs w:val="24"/>
        </w:rPr>
      </w:pPr>
    </w:p>
    <w:p w14:paraId="55754BB1" w14:textId="77777777" w:rsidR="008905BD" w:rsidRDefault="008905BD" w:rsidP="00FB5305">
      <w:pPr>
        <w:spacing w:line="480" w:lineRule="auto"/>
        <w:rPr>
          <w:sz w:val="24"/>
          <w:szCs w:val="24"/>
        </w:rPr>
      </w:pPr>
    </w:p>
    <w:p w14:paraId="0FE5A8A9" w14:textId="77777777" w:rsidR="008905BD" w:rsidRDefault="008905BD" w:rsidP="00FB5305">
      <w:pPr>
        <w:spacing w:line="480" w:lineRule="auto"/>
        <w:rPr>
          <w:sz w:val="24"/>
          <w:szCs w:val="24"/>
        </w:rPr>
      </w:pPr>
    </w:p>
    <w:p w14:paraId="78840953" w14:textId="77777777" w:rsidR="008905BD" w:rsidRDefault="008905BD" w:rsidP="00FB5305">
      <w:pPr>
        <w:spacing w:line="480" w:lineRule="auto"/>
        <w:rPr>
          <w:sz w:val="24"/>
          <w:szCs w:val="24"/>
        </w:rPr>
      </w:pPr>
    </w:p>
    <w:p w14:paraId="6F04CA52" w14:textId="77777777" w:rsidR="008905BD" w:rsidRDefault="008905BD" w:rsidP="00FB5305">
      <w:pPr>
        <w:spacing w:line="480" w:lineRule="auto"/>
        <w:rPr>
          <w:sz w:val="24"/>
          <w:szCs w:val="24"/>
        </w:rPr>
      </w:pPr>
    </w:p>
    <w:p w14:paraId="7EAC944D" w14:textId="77777777" w:rsidR="008905BD" w:rsidRDefault="008905BD" w:rsidP="00FB5305">
      <w:pPr>
        <w:spacing w:line="480" w:lineRule="auto"/>
        <w:rPr>
          <w:sz w:val="24"/>
          <w:szCs w:val="24"/>
        </w:rPr>
      </w:pPr>
    </w:p>
    <w:p w14:paraId="739217BC" w14:textId="77777777" w:rsidR="008C5D4A" w:rsidRPr="008C5D4A" w:rsidRDefault="008C5D4A" w:rsidP="00FB5305">
      <w:pPr>
        <w:spacing w:line="480" w:lineRule="auto"/>
        <w:rPr>
          <w:b/>
          <w:sz w:val="24"/>
          <w:szCs w:val="24"/>
        </w:rPr>
      </w:pPr>
      <w:r w:rsidRPr="008C5D4A">
        <w:rPr>
          <w:b/>
          <w:sz w:val="24"/>
          <w:szCs w:val="24"/>
        </w:rPr>
        <w:lastRenderedPageBreak/>
        <w:t>BACKGROUND</w:t>
      </w:r>
    </w:p>
    <w:p w14:paraId="46A5767E" w14:textId="24FD9BC3" w:rsidR="00324B2B" w:rsidRPr="003B0E7F" w:rsidRDefault="00A15961" w:rsidP="003B0E7F">
      <w:pPr>
        <w:spacing w:line="480" w:lineRule="auto"/>
        <w:rPr>
          <w:rFonts w:ascii="Times" w:eastAsia="Times New Roman" w:hAnsi="Times" w:cs="Times New Roman"/>
          <w:color w:val="auto"/>
          <w:sz w:val="20"/>
          <w:szCs w:val="20"/>
        </w:rPr>
      </w:pPr>
      <w:r w:rsidRPr="003858C8">
        <w:rPr>
          <w:sz w:val="24"/>
          <w:szCs w:val="24"/>
        </w:rPr>
        <w:t>Age-related hearing loss (ARHL) is highly prevalent</w:t>
      </w:r>
      <w:r w:rsidR="00F12DC4">
        <w:rPr>
          <w:sz w:val="24"/>
          <w:szCs w:val="24"/>
        </w:rPr>
        <w:t xml:space="preserve"> among adults worldwide</w:t>
      </w:r>
      <w:r w:rsidR="00EB7E43">
        <w:rPr>
          <w:sz w:val="24"/>
          <w:szCs w:val="24"/>
        </w:rPr>
        <w:t>. Although its onset is gradual and often dismissed</w:t>
      </w:r>
      <w:r w:rsidR="000C19AB">
        <w:rPr>
          <w:sz w:val="24"/>
          <w:szCs w:val="24"/>
        </w:rPr>
        <w:t xml:space="preserve"> as </w:t>
      </w:r>
      <w:r w:rsidR="00963FFD">
        <w:rPr>
          <w:sz w:val="24"/>
          <w:szCs w:val="24"/>
        </w:rPr>
        <w:t>an expected</w:t>
      </w:r>
      <w:r w:rsidR="000C19AB">
        <w:rPr>
          <w:sz w:val="24"/>
          <w:szCs w:val="24"/>
        </w:rPr>
        <w:t xml:space="preserve"> consequence of aging</w:t>
      </w:r>
      <w:r w:rsidR="00EB7E43">
        <w:rPr>
          <w:sz w:val="24"/>
          <w:szCs w:val="24"/>
        </w:rPr>
        <w:t xml:space="preserve">, when </w:t>
      </w:r>
      <w:r w:rsidR="00B51BFA" w:rsidRPr="003858C8">
        <w:rPr>
          <w:sz w:val="24"/>
          <w:szCs w:val="24"/>
        </w:rPr>
        <w:t xml:space="preserve">left unaddressed, </w:t>
      </w:r>
      <w:r w:rsidR="00802DEF">
        <w:rPr>
          <w:sz w:val="24"/>
          <w:szCs w:val="24"/>
        </w:rPr>
        <w:t>ARHL can contribute to</w:t>
      </w:r>
      <w:r w:rsidR="00EB7E43">
        <w:rPr>
          <w:sz w:val="24"/>
          <w:szCs w:val="24"/>
        </w:rPr>
        <w:t xml:space="preserve"> social isolation, loss of </w:t>
      </w:r>
      <w:r w:rsidR="00B51BFA" w:rsidRPr="003858C8">
        <w:rPr>
          <w:sz w:val="24"/>
          <w:szCs w:val="24"/>
        </w:rPr>
        <w:t>employment, poor qu</w:t>
      </w:r>
      <w:r w:rsidR="00EB7E43">
        <w:rPr>
          <w:sz w:val="24"/>
          <w:szCs w:val="24"/>
        </w:rPr>
        <w:t>ality of life,</w:t>
      </w:r>
      <w:r w:rsidR="00B51BFA" w:rsidRPr="003858C8">
        <w:rPr>
          <w:sz w:val="24"/>
          <w:szCs w:val="24"/>
        </w:rPr>
        <w:t xml:space="preserve"> reduced independence, and increased risks of dementia and early mortality (see</w:t>
      </w:r>
      <w:r w:rsidR="00B51BFA">
        <w:rPr>
          <w:sz w:val="24"/>
          <w:szCs w:val="24"/>
        </w:rPr>
        <w:t xml:space="preserve"> Davis, McMahon et al. 2016; </w:t>
      </w:r>
      <w:r w:rsidR="00B51BFA" w:rsidRPr="003858C8">
        <w:rPr>
          <w:sz w:val="24"/>
          <w:szCs w:val="24"/>
        </w:rPr>
        <w:t>Livingstone et al. 2017 for reviews)</w:t>
      </w:r>
      <w:r w:rsidR="00B51BFA">
        <w:rPr>
          <w:sz w:val="24"/>
          <w:szCs w:val="24"/>
        </w:rPr>
        <w:t xml:space="preserve">. </w:t>
      </w:r>
      <w:r w:rsidR="00E4472F">
        <w:rPr>
          <w:sz w:val="24"/>
          <w:szCs w:val="24"/>
        </w:rPr>
        <w:t>Untreated h</w:t>
      </w:r>
      <w:r w:rsidR="00237129">
        <w:rPr>
          <w:sz w:val="24"/>
          <w:szCs w:val="24"/>
        </w:rPr>
        <w:t xml:space="preserve">earing </w:t>
      </w:r>
      <w:r w:rsidR="000C19AB">
        <w:rPr>
          <w:sz w:val="24"/>
          <w:szCs w:val="24"/>
        </w:rPr>
        <w:t>loss</w:t>
      </w:r>
      <w:r w:rsidR="00E4472F">
        <w:rPr>
          <w:sz w:val="24"/>
          <w:szCs w:val="24"/>
        </w:rPr>
        <w:t xml:space="preserve"> also negatively affect</w:t>
      </w:r>
      <w:r w:rsidR="000C19AB">
        <w:rPr>
          <w:sz w:val="24"/>
          <w:szCs w:val="24"/>
        </w:rPr>
        <w:t>s</w:t>
      </w:r>
      <w:r w:rsidR="00EB7E43">
        <w:rPr>
          <w:sz w:val="24"/>
          <w:szCs w:val="24"/>
        </w:rPr>
        <w:t xml:space="preserve"> a </w:t>
      </w:r>
      <w:r w:rsidR="00B51BFA">
        <w:rPr>
          <w:sz w:val="24"/>
          <w:szCs w:val="24"/>
        </w:rPr>
        <w:t>coun</w:t>
      </w:r>
      <w:r w:rsidR="00EB7E43">
        <w:rPr>
          <w:sz w:val="24"/>
          <w:szCs w:val="24"/>
        </w:rPr>
        <w:t>try’s human capital</w:t>
      </w:r>
      <w:r w:rsidR="003B0E7F">
        <w:rPr>
          <w:sz w:val="24"/>
          <w:szCs w:val="24"/>
        </w:rPr>
        <w:t xml:space="preserve">, </w:t>
      </w:r>
      <w:r w:rsidR="003B0E7F">
        <w:rPr>
          <w:rFonts w:eastAsia="Times New Roman"/>
          <w:color w:val="222222"/>
          <w:sz w:val="24"/>
          <w:szCs w:val="24"/>
          <w:shd w:val="clear" w:color="auto" w:fill="FFFFFF"/>
        </w:rPr>
        <w:t xml:space="preserve">the mainstay </w:t>
      </w:r>
      <w:r w:rsidR="003B0E7F" w:rsidRPr="003B0E7F">
        <w:rPr>
          <w:rFonts w:eastAsia="Times New Roman"/>
          <w:color w:val="222222"/>
          <w:sz w:val="24"/>
          <w:szCs w:val="24"/>
          <w:shd w:val="clear" w:color="auto" w:fill="FFFFFF"/>
        </w:rPr>
        <w:t>of </w:t>
      </w:r>
      <w:r w:rsidR="003B0E7F" w:rsidRPr="003B0E7F">
        <w:rPr>
          <w:rFonts w:eastAsia="Times New Roman"/>
          <w:bCs/>
          <w:color w:val="222222"/>
          <w:sz w:val="24"/>
          <w:szCs w:val="24"/>
          <w:shd w:val="clear" w:color="auto" w:fill="FFFFFF"/>
        </w:rPr>
        <w:t>human</w:t>
      </w:r>
      <w:r w:rsidR="003B0E7F">
        <w:rPr>
          <w:rFonts w:eastAsia="Times New Roman"/>
          <w:color w:val="222222"/>
          <w:sz w:val="24"/>
          <w:szCs w:val="24"/>
          <w:shd w:val="clear" w:color="auto" w:fill="FFFFFF"/>
        </w:rPr>
        <w:t xml:space="preserve"> </w:t>
      </w:r>
      <w:r w:rsidR="003B0E7F" w:rsidRPr="003B0E7F">
        <w:rPr>
          <w:rFonts w:eastAsia="Times New Roman"/>
          <w:color w:val="222222"/>
          <w:sz w:val="24"/>
          <w:szCs w:val="24"/>
          <w:shd w:val="clear" w:color="auto" w:fill="FFFFFF"/>
        </w:rPr>
        <w:t>and economic development </w:t>
      </w:r>
      <w:r w:rsidR="00237129">
        <w:rPr>
          <w:sz w:val="24"/>
          <w:szCs w:val="24"/>
        </w:rPr>
        <w:t xml:space="preserve"> (Lim, Updike et al. 2018 </w:t>
      </w:r>
      <w:hyperlink r:id="rId8" w:history="1">
        <w:r w:rsidR="00237129" w:rsidRPr="00BD452F">
          <w:rPr>
            <w:rStyle w:val="Hyperlink"/>
            <w:sz w:val="24"/>
            <w:szCs w:val="24"/>
          </w:rPr>
          <w:t>http://www.healthdata.org/infographic/what-human-capital-and-why-it-relevant)</w:t>
        </w:r>
      </w:hyperlink>
      <w:r w:rsidR="00630432">
        <w:rPr>
          <w:sz w:val="24"/>
          <w:szCs w:val="24"/>
        </w:rPr>
        <w:t xml:space="preserve">; and for these reasons, </w:t>
      </w:r>
      <w:r w:rsidR="00324B2B">
        <w:rPr>
          <w:sz w:val="24"/>
          <w:szCs w:val="24"/>
        </w:rPr>
        <w:t>acquired hearing loss, b</w:t>
      </w:r>
      <w:r w:rsidR="008D6CE0">
        <w:rPr>
          <w:sz w:val="24"/>
          <w:szCs w:val="24"/>
        </w:rPr>
        <w:t xml:space="preserve">eginning in middle age, </w:t>
      </w:r>
      <w:r w:rsidR="003B0E7F">
        <w:rPr>
          <w:sz w:val="24"/>
          <w:szCs w:val="24"/>
        </w:rPr>
        <w:t>is recognized</w:t>
      </w:r>
      <w:r w:rsidR="00324B2B">
        <w:rPr>
          <w:sz w:val="24"/>
          <w:szCs w:val="24"/>
        </w:rPr>
        <w:t xml:space="preserve"> as a</w:t>
      </w:r>
      <w:r w:rsidR="00D86D6D">
        <w:rPr>
          <w:sz w:val="24"/>
          <w:szCs w:val="24"/>
        </w:rPr>
        <w:t xml:space="preserve"> global</w:t>
      </w:r>
      <w:r w:rsidR="00324B2B">
        <w:rPr>
          <w:sz w:val="24"/>
          <w:szCs w:val="24"/>
        </w:rPr>
        <w:t xml:space="preserve"> public health concern (</w:t>
      </w:r>
      <w:r w:rsidR="001C07BD">
        <w:rPr>
          <w:sz w:val="24"/>
          <w:szCs w:val="24"/>
        </w:rPr>
        <w:t xml:space="preserve">Davis et al. 2016; </w:t>
      </w:r>
      <w:r w:rsidR="00D86D6D">
        <w:rPr>
          <w:sz w:val="24"/>
          <w:szCs w:val="24"/>
        </w:rPr>
        <w:t>Tucci, O</w:t>
      </w:r>
      <w:ins w:id="1" w:author="Cath McMahon" w:date="2019-09-07T10:22:00Z">
        <w:r w:rsidR="00E27AF7">
          <w:rPr>
            <w:sz w:val="24"/>
            <w:szCs w:val="24"/>
          </w:rPr>
          <w:t>’</w:t>
        </w:r>
      </w:ins>
      <w:r w:rsidR="00D86D6D">
        <w:rPr>
          <w:sz w:val="24"/>
          <w:szCs w:val="24"/>
        </w:rPr>
        <w:t xml:space="preserve">Donoghue, 2017; </w:t>
      </w:r>
      <w:r w:rsidR="00324B2B" w:rsidRPr="0010092B">
        <w:rPr>
          <w:sz w:val="24"/>
          <w:szCs w:val="24"/>
        </w:rPr>
        <w:t>Vos et al. 2017</w:t>
      </w:r>
      <w:r w:rsidR="00324B2B">
        <w:rPr>
          <w:sz w:val="24"/>
          <w:szCs w:val="24"/>
        </w:rPr>
        <w:t>; Reavis, Tremblay and Saunders, 2017</w:t>
      </w:r>
      <w:r w:rsidR="00D86D6D">
        <w:rPr>
          <w:sz w:val="24"/>
          <w:szCs w:val="24"/>
        </w:rPr>
        <w:t>; Wilson et al. 2019</w:t>
      </w:r>
      <w:r w:rsidR="00B06F79">
        <w:rPr>
          <w:sz w:val="24"/>
          <w:szCs w:val="24"/>
        </w:rPr>
        <w:t>; Ruberg 2019</w:t>
      </w:r>
      <w:r w:rsidR="00324B2B">
        <w:rPr>
          <w:sz w:val="24"/>
          <w:szCs w:val="24"/>
        </w:rPr>
        <w:t>).</w:t>
      </w:r>
    </w:p>
    <w:p w14:paraId="29AA9025" w14:textId="0F1147D6" w:rsidR="00D86D6D" w:rsidRDefault="00A459F7" w:rsidP="00F11E71">
      <w:pPr>
        <w:widowControl w:val="0"/>
        <w:autoSpaceDE w:val="0"/>
        <w:autoSpaceDN w:val="0"/>
        <w:adjustRightInd w:val="0"/>
        <w:spacing w:line="480" w:lineRule="auto"/>
        <w:ind w:firstLine="720"/>
        <w:rPr>
          <w:rFonts w:eastAsia="Times New Roman"/>
          <w:sz w:val="24"/>
          <w:szCs w:val="24"/>
        </w:rPr>
      </w:pPr>
      <w:r w:rsidRPr="00A459F7">
        <w:rPr>
          <w:rFonts w:eastAsia="Times New Roman"/>
          <w:sz w:val="24"/>
          <w:szCs w:val="24"/>
        </w:rPr>
        <w:t>The primary clinical management intervent</w:t>
      </w:r>
      <w:r w:rsidR="008D6CE0">
        <w:rPr>
          <w:rFonts w:eastAsia="Times New Roman"/>
          <w:sz w:val="24"/>
          <w:szCs w:val="24"/>
        </w:rPr>
        <w:t>ion for people with ARHL</w:t>
      </w:r>
      <w:r w:rsidRPr="00A459F7">
        <w:rPr>
          <w:rFonts w:eastAsia="Times New Roman"/>
          <w:sz w:val="24"/>
          <w:szCs w:val="24"/>
        </w:rPr>
        <w:t xml:space="preserve"> is hearing ai</w:t>
      </w:r>
      <w:r>
        <w:rPr>
          <w:rFonts w:eastAsia="Times New Roman"/>
          <w:sz w:val="24"/>
          <w:szCs w:val="24"/>
        </w:rPr>
        <w:t>ds</w:t>
      </w:r>
      <w:r w:rsidR="003B0E7F">
        <w:rPr>
          <w:rFonts w:eastAsia="Times New Roman"/>
          <w:sz w:val="24"/>
          <w:szCs w:val="24"/>
        </w:rPr>
        <w:t xml:space="preserve"> and yet</w:t>
      </w:r>
      <w:r>
        <w:rPr>
          <w:rFonts w:eastAsia="Times New Roman"/>
          <w:sz w:val="24"/>
          <w:szCs w:val="24"/>
        </w:rPr>
        <w:t xml:space="preserve"> the majority of adults who c</w:t>
      </w:r>
      <w:r w:rsidRPr="00A459F7">
        <w:rPr>
          <w:rFonts w:eastAsia="Times New Roman"/>
          <w:sz w:val="24"/>
          <w:szCs w:val="24"/>
        </w:rPr>
        <w:t xml:space="preserve">ould benefit from </w:t>
      </w:r>
      <w:r>
        <w:rPr>
          <w:rFonts w:eastAsia="Times New Roman"/>
          <w:sz w:val="24"/>
          <w:szCs w:val="24"/>
        </w:rPr>
        <w:t xml:space="preserve">them </w:t>
      </w:r>
      <w:r w:rsidRPr="00A459F7">
        <w:rPr>
          <w:rFonts w:eastAsia="Times New Roman"/>
          <w:sz w:val="24"/>
          <w:szCs w:val="24"/>
        </w:rPr>
        <w:t>do not use them</w:t>
      </w:r>
      <w:r w:rsidR="00BD6E12">
        <w:rPr>
          <w:rFonts w:eastAsia="Times New Roman"/>
          <w:sz w:val="24"/>
          <w:szCs w:val="24"/>
        </w:rPr>
        <w:t xml:space="preserve">. </w:t>
      </w:r>
      <w:r>
        <w:rPr>
          <w:rFonts w:eastAsia="Times New Roman"/>
          <w:sz w:val="24"/>
          <w:szCs w:val="24"/>
        </w:rPr>
        <w:t xml:space="preserve">Thus, there is a need to determine </w:t>
      </w:r>
      <w:r w:rsidR="00B20156">
        <w:rPr>
          <w:rFonts w:eastAsia="Times New Roman"/>
          <w:sz w:val="24"/>
          <w:szCs w:val="24"/>
        </w:rPr>
        <w:t>why</w:t>
      </w:r>
      <w:r>
        <w:rPr>
          <w:rFonts w:eastAsia="Times New Roman"/>
          <w:sz w:val="24"/>
          <w:szCs w:val="24"/>
        </w:rPr>
        <w:t xml:space="preserve"> </w:t>
      </w:r>
      <w:r w:rsidR="00B20156">
        <w:rPr>
          <w:rFonts w:eastAsia="Times New Roman"/>
          <w:sz w:val="24"/>
          <w:szCs w:val="24"/>
        </w:rPr>
        <w:t xml:space="preserve">current </w:t>
      </w:r>
      <w:r>
        <w:rPr>
          <w:rFonts w:eastAsia="Times New Roman"/>
          <w:sz w:val="24"/>
          <w:szCs w:val="24"/>
        </w:rPr>
        <w:t xml:space="preserve">hearing health care (HHC) </w:t>
      </w:r>
      <w:r w:rsidR="00FA7021">
        <w:rPr>
          <w:rFonts w:eastAsia="Times New Roman"/>
          <w:sz w:val="24"/>
          <w:szCs w:val="24"/>
        </w:rPr>
        <w:t>interventions</w:t>
      </w:r>
      <w:r w:rsidR="00B20156">
        <w:rPr>
          <w:rFonts w:eastAsia="Times New Roman"/>
          <w:sz w:val="24"/>
          <w:szCs w:val="24"/>
        </w:rPr>
        <w:t xml:space="preserve"> are underutilized and how </w:t>
      </w:r>
      <w:r w:rsidR="00A15961">
        <w:rPr>
          <w:rFonts w:eastAsia="Times New Roman"/>
          <w:sz w:val="24"/>
          <w:szCs w:val="24"/>
        </w:rPr>
        <w:t>to better meet the needs of the increasingly large number of older people whose health and ability to age successfully may de</w:t>
      </w:r>
      <w:r w:rsidR="00E4472F">
        <w:rPr>
          <w:rFonts w:eastAsia="Times New Roman"/>
          <w:sz w:val="24"/>
          <w:szCs w:val="24"/>
        </w:rPr>
        <w:t xml:space="preserve">pend </w:t>
      </w:r>
      <w:r w:rsidR="003B0E7F">
        <w:rPr>
          <w:rFonts w:eastAsia="Times New Roman"/>
          <w:sz w:val="24"/>
          <w:szCs w:val="24"/>
        </w:rPr>
        <w:t xml:space="preserve">on </w:t>
      </w:r>
      <w:r w:rsidR="00E4472F">
        <w:rPr>
          <w:rFonts w:eastAsia="Times New Roman"/>
          <w:sz w:val="24"/>
          <w:szCs w:val="24"/>
        </w:rPr>
        <w:t xml:space="preserve">HHC. </w:t>
      </w:r>
      <w:r w:rsidR="003B0E7F">
        <w:rPr>
          <w:rFonts w:eastAsia="Times New Roman"/>
          <w:sz w:val="24"/>
          <w:szCs w:val="24"/>
        </w:rPr>
        <w:t>This point is timely because</w:t>
      </w:r>
      <w:r w:rsidR="00E4472F">
        <w:rPr>
          <w:rFonts w:eastAsia="Times New Roman"/>
          <w:sz w:val="24"/>
          <w:szCs w:val="24"/>
        </w:rPr>
        <w:t xml:space="preserve"> there is </w:t>
      </w:r>
      <w:r w:rsidR="00A15961">
        <w:rPr>
          <w:rFonts w:eastAsia="Times New Roman"/>
          <w:sz w:val="24"/>
          <w:szCs w:val="24"/>
        </w:rPr>
        <w:t>an unpre</w:t>
      </w:r>
      <w:r w:rsidR="00B57287">
        <w:rPr>
          <w:rFonts w:eastAsia="Times New Roman"/>
          <w:sz w:val="24"/>
          <w:szCs w:val="24"/>
        </w:rPr>
        <w:t>cedented opportunity to modify HHC</w:t>
      </w:r>
      <w:r w:rsidR="00A15961">
        <w:rPr>
          <w:rFonts w:eastAsia="Times New Roman"/>
          <w:sz w:val="24"/>
          <w:szCs w:val="24"/>
        </w:rPr>
        <w:t xml:space="preserve"> </w:t>
      </w:r>
      <w:r w:rsidR="00E4472F">
        <w:rPr>
          <w:rFonts w:eastAsia="Times New Roman"/>
          <w:sz w:val="24"/>
          <w:szCs w:val="24"/>
        </w:rPr>
        <w:t>services and delivery</w:t>
      </w:r>
      <w:r>
        <w:rPr>
          <w:rFonts w:eastAsia="Times New Roman"/>
          <w:sz w:val="24"/>
          <w:szCs w:val="24"/>
        </w:rPr>
        <w:t xml:space="preserve"> now that</w:t>
      </w:r>
      <w:r w:rsidR="00B57287">
        <w:rPr>
          <w:rFonts w:eastAsia="Times New Roman"/>
          <w:sz w:val="24"/>
          <w:szCs w:val="24"/>
        </w:rPr>
        <w:t xml:space="preserve"> </w:t>
      </w:r>
      <w:r>
        <w:rPr>
          <w:rFonts w:eastAsia="Times New Roman"/>
          <w:sz w:val="24"/>
          <w:szCs w:val="24"/>
        </w:rPr>
        <w:t xml:space="preserve">mobile </w:t>
      </w:r>
      <w:r w:rsidR="00B57287">
        <w:rPr>
          <w:rFonts w:eastAsia="Times New Roman"/>
          <w:sz w:val="24"/>
          <w:szCs w:val="24"/>
        </w:rPr>
        <w:t>amplification techn</w:t>
      </w:r>
      <w:r w:rsidR="00992CD9">
        <w:rPr>
          <w:rFonts w:eastAsia="Times New Roman"/>
          <w:sz w:val="24"/>
          <w:szCs w:val="24"/>
        </w:rPr>
        <w:t xml:space="preserve">ology, </w:t>
      </w:r>
      <w:r>
        <w:rPr>
          <w:rFonts w:eastAsia="Times New Roman"/>
          <w:sz w:val="24"/>
          <w:szCs w:val="24"/>
        </w:rPr>
        <w:t>tele-health</w:t>
      </w:r>
      <w:r w:rsidR="00992CD9">
        <w:rPr>
          <w:rFonts w:eastAsia="Times New Roman"/>
          <w:sz w:val="24"/>
          <w:szCs w:val="24"/>
        </w:rPr>
        <w:t xml:space="preserve">, and </w:t>
      </w:r>
      <w:r w:rsidR="00BA6F36">
        <w:rPr>
          <w:rFonts w:eastAsia="Times New Roman"/>
          <w:sz w:val="24"/>
          <w:szCs w:val="24"/>
        </w:rPr>
        <w:t xml:space="preserve">policy changes allowing </w:t>
      </w:r>
      <w:r w:rsidR="00992CD9">
        <w:rPr>
          <w:rFonts w:eastAsia="Times New Roman"/>
          <w:sz w:val="24"/>
          <w:szCs w:val="24"/>
        </w:rPr>
        <w:t xml:space="preserve">over the counter options are </w:t>
      </w:r>
      <w:r w:rsidR="00BA6F36">
        <w:rPr>
          <w:rFonts w:eastAsia="Times New Roman"/>
          <w:sz w:val="24"/>
          <w:szCs w:val="24"/>
        </w:rPr>
        <w:t>emerging</w:t>
      </w:r>
      <w:r w:rsidR="005740AB">
        <w:rPr>
          <w:rFonts w:eastAsia="Times New Roman"/>
          <w:sz w:val="24"/>
          <w:szCs w:val="24"/>
        </w:rPr>
        <w:t xml:space="preserve"> worldwide</w:t>
      </w:r>
      <w:r w:rsidR="00992CD9">
        <w:rPr>
          <w:rFonts w:eastAsia="Times New Roman"/>
          <w:sz w:val="24"/>
          <w:szCs w:val="24"/>
        </w:rPr>
        <w:t xml:space="preserve">. </w:t>
      </w:r>
      <w:r w:rsidR="007C5A25">
        <w:rPr>
          <w:rFonts w:eastAsia="Times New Roman"/>
          <w:sz w:val="24"/>
          <w:szCs w:val="24"/>
        </w:rPr>
        <w:t>However, b</w:t>
      </w:r>
      <w:r w:rsidR="00EA11CE">
        <w:rPr>
          <w:rFonts w:eastAsia="Times New Roman"/>
          <w:sz w:val="24"/>
          <w:szCs w:val="24"/>
        </w:rPr>
        <w:t>efore improvements to</w:t>
      </w:r>
      <w:r w:rsidR="00A15961">
        <w:rPr>
          <w:rFonts w:eastAsia="Times New Roman"/>
          <w:sz w:val="24"/>
          <w:szCs w:val="24"/>
        </w:rPr>
        <w:t xml:space="preserve"> HHC</w:t>
      </w:r>
      <w:r w:rsidR="000C19AB">
        <w:rPr>
          <w:rFonts w:eastAsia="Times New Roman"/>
          <w:sz w:val="24"/>
          <w:szCs w:val="24"/>
        </w:rPr>
        <w:t xml:space="preserve"> can be mad</w:t>
      </w:r>
      <w:r w:rsidR="007C5A25">
        <w:rPr>
          <w:rFonts w:eastAsia="Times New Roman"/>
          <w:sz w:val="24"/>
          <w:szCs w:val="24"/>
        </w:rPr>
        <w:t>e</w:t>
      </w:r>
      <w:r w:rsidR="00F04D4C">
        <w:rPr>
          <w:rFonts w:eastAsia="Times New Roman"/>
          <w:sz w:val="24"/>
          <w:szCs w:val="24"/>
        </w:rPr>
        <w:t xml:space="preserve">, it is first necessary </w:t>
      </w:r>
      <w:r w:rsidR="00EA11CE">
        <w:rPr>
          <w:rFonts w:eastAsia="Times New Roman"/>
          <w:sz w:val="24"/>
          <w:szCs w:val="24"/>
        </w:rPr>
        <w:t xml:space="preserve">to </w:t>
      </w:r>
      <w:r w:rsidR="00F04D4C">
        <w:rPr>
          <w:rFonts w:eastAsia="Times New Roman"/>
          <w:sz w:val="24"/>
          <w:szCs w:val="24"/>
        </w:rPr>
        <w:t>understand</w:t>
      </w:r>
      <w:r w:rsidR="00A15961">
        <w:rPr>
          <w:rFonts w:eastAsia="Times New Roman"/>
          <w:sz w:val="24"/>
          <w:szCs w:val="24"/>
        </w:rPr>
        <w:t xml:space="preserve"> </w:t>
      </w:r>
      <w:r w:rsidR="00604A16">
        <w:rPr>
          <w:rFonts w:eastAsia="Times New Roman"/>
          <w:sz w:val="24"/>
          <w:szCs w:val="24"/>
        </w:rPr>
        <w:t>why consumers are not using existing HHC systems and what consumer preferences are for future HHC services.  Without</w:t>
      </w:r>
      <w:r w:rsidR="00A541EC">
        <w:rPr>
          <w:rFonts w:eastAsia="Times New Roman"/>
          <w:sz w:val="24"/>
          <w:szCs w:val="24"/>
        </w:rPr>
        <w:t xml:space="preserve"> this information, there is a</w:t>
      </w:r>
      <w:r w:rsidR="00992CD9">
        <w:rPr>
          <w:rFonts w:eastAsia="Times New Roman"/>
          <w:sz w:val="24"/>
          <w:szCs w:val="24"/>
        </w:rPr>
        <w:t xml:space="preserve"> risk of designing</w:t>
      </w:r>
      <w:r w:rsidR="00604A16">
        <w:rPr>
          <w:rFonts w:eastAsia="Times New Roman"/>
          <w:sz w:val="24"/>
          <w:szCs w:val="24"/>
        </w:rPr>
        <w:t xml:space="preserve"> </w:t>
      </w:r>
      <w:r w:rsidR="00A541EC">
        <w:rPr>
          <w:rFonts w:eastAsia="Times New Roman"/>
          <w:sz w:val="24"/>
          <w:szCs w:val="24"/>
        </w:rPr>
        <w:t xml:space="preserve">new </w:t>
      </w:r>
      <w:r w:rsidR="00604A16">
        <w:rPr>
          <w:rFonts w:eastAsia="Times New Roman"/>
          <w:sz w:val="24"/>
          <w:szCs w:val="24"/>
        </w:rPr>
        <w:t>HHC s</w:t>
      </w:r>
      <w:r w:rsidR="00630432">
        <w:rPr>
          <w:rFonts w:eastAsia="Times New Roman"/>
          <w:sz w:val="24"/>
          <w:szCs w:val="24"/>
        </w:rPr>
        <w:t>ervices</w:t>
      </w:r>
      <w:r w:rsidR="00604A16">
        <w:rPr>
          <w:rFonts w:eastAsia="Times New Roman"/>
          <w:sz w:val="24"/>
          <w:szCs w:val="24"/>
        </w:rPr>
        <w:t xml:space="preserve"> </w:t>
      </w:r>
      <w:r>
        <w:rPr>
          <w:rFonts w:eastAsia="Times New Roman"/>
          <w:sz w:val="24"/>
          <w:szCs w:val="24"/>
        </w:rPr>
        <w:t xml:space="preserve">and </w:t>
      </w:r>
      <w:r>
        <w:rPr>
          <w:rFonts w:eastAsia="Times New Roman"/>
          <w:sz w:val="24"/>
          <w:szCs w:val="24"/>
        </w:rPr>
        <w:lastRenderedPageBreak/>
        <w:t xml:space="preserve">products </w:t>
      </w:r>
      <w:r w:rsidR="00604A16">
        <w:rPr>
          <w:rFonts w:eastAsia="Times New Roman"/>
          <w:sz w:val="24"/>
          <w:szCs w:val="24"/>
        </w:rPr>
        <w:t xml:space="preserve">that continue to be underutilized. </w:t>
      </w:r>
      <w:r w:rsidR="00D86D6D">
        <w:rPr>
          <w:rFonts w:eastAsia="Times New Roman"/>
          <w:sz w:val="24"/>
          <w:szCs w:val="24"/>
        </w:rPr>
        <w:t>T</w:t>
      </w:r>
      <w:r w:rsidR="00324B2B">
        <w:rPr>
          <w:rFonts w:eastAsia="Times New Roman"/>
          <w:sz w:val="24"/>
          <w:szCs w:val="24"/>
        </w:rPr>
        <w:t>he eHearing Study was</w:t>
      </w:r>
      <w:r w:rsidR="008D6CE0">
        <w:rPr>
          <w:rFonts w:eastAsia="Times New Roman"/>
          <w:sz w:val="24"/>
          <w:szCs w:val="24"/>
        </w:rPr>
        <w:t xml:space="preserve"> created to </w:t>
      </w:r>
      <w:r w:rsidR="003A38A6">
        <w:rPr>
          <w:rFonts w:eastAsia="Times New Roman"/>
          <w:sz w:val="24"/>
          <w:szCs w:val="24"/>
        </w:rPr>
        <w:t xml:space="preserve">help </w:t>
      </w:r>
      <w:r w:rsidR="008D6CE0">
        <w:rPr>
          <w:rFonts w:eastAsia="Times New Roman"/>
          <w:sz w:val="24"/>
          <w:szCs w:val="24"/>
        </w:rPr>
        <w:t>inform</w:t>
      </w:r>
      <w:r w:rsidR="00D86D6D">
        <w:rPr>
          <w:rFonts w:eastAsia="Times New Roman"/>
          <w:sz w:val="24"/>
          <w:szCs w:val="24"/>
        </w:rPr>
        <w:t xml:space="preserve"> this challenge.  </w:t>
      </w:r>
    </w:p>
    <w:p w14:paraId="78204CD2" w14:textId="551088ED" w:rsidR="006F083B" w:rsidRDefault="00D86D6D" w:rsidP="00F11E71">
      <w:pPr>
        <w:widowControl w:val="0"/>
        <w:autoSpaceDE w:val="0"/>
        <w:autoSpaceDN w:val="0"/>
        <w:adjustRightInd w:val="0"/>
        <w:spacing w:line="480" w:lineRule="auto"/>
        <w:ind w:firstLine="720"/>
        <w:rPr>
          <w:sz w:val="24"/>
          <w:szCs w:val="24"/>
        </w:rPr>
      </w:pPr>
      <w:r>
        <w:rPr>
          <w:rFonts w:eastAsia="Times New Roman"/>
          <w:sz w:val="24"/>
          <w:szCs w:val="24"/>
        </w:rPr>
        <w:t xml:space="preserve">The eHearing </w:t>
      </w:r>
      <w:r w:rsidR="00EA11CE">
        <w:rPr>
          <w:rFonts w:eastAsia="Times New Roman"/>
          <w:sz w:val="24"/>
          <w:szCs w:val="24"/>
        </w:rPr>
        <w:t xml:space="preserve">Study began </w:t>
      </w:r>
      <w:r w:rsidR="00E4472F">
        <w:rPr>
          <w:rFonts w:eastAsia="Times New Roman"/>
          <w:sz w:val="24"/>
          <w:szCs w:val="24"/>
        </w:rPr>
        <w:t xml:space="preserve">in 2014 </w:t>
      </w:r>
      <w:r w:rsidR="00EA11CE">
        <w:rPr>
          <w:rFonts w:eastAsia="Times New Roman"/>
          <w:sz w:val="24"/>
          <w:szCs w:val="24"/>
        </w:rPr>
        <w:t xml:space="preserve">with focus groups in </w:t>
      </w:r>
      <w:r w:rsidR="00324B2B">
        <w:rPr>
          <w:sz w:val="24"/>
          <w:szCs w:val="24"/>
        </w:rPr>
        <w:t>four</w:t>
      </w:r>
      <w:r w:rsidR="00EA11CE">
        <w:rPr>
          <w:sz w:val="24"/>
          <w:szCs w:val="24"/>
        </w:rPr>
        <w:t xml:space="preserve"> English-speaking countries</w:t>
      </w:r>
      <w:r w:rsidR="00324B2B">
        <w:rPr>
          <w:sz w:val="24"/>
          <w:szCs w:val="24"/>
        </w:rPr>
        <w:t xml:space="preserve">: </w:t>
      </w:r>
      <w:r w:rsidR="00324B2B" w:rsidRPr="0010092B">
        <w:rPr>
          <w:sz w:val="24"/>
          <w:szCs w:val="24"/>
        </w:rPr>
        <w:t>Australia</w:t>
      </w:r>
      <w:r w:rsidR="00E4472F">
        <w:rPr>
          <w:sz w:val="24"/>
          <w:szCs w:val="24"/>
        </w:rPr>
        <w:t xml:space="preserve"> (Sydney)</w:t>
      </w:r>
      <w:r w:rsidR="00324B2B" w:rsidRPr="0010092B">
        <w:rPr>
          <w:sz w:val="24"/>
          <w:szCs w:val="24"/>
        </w:rPr>
        <w:t>, C</w:t>
      </w:r>
      <w:r w:rsidR="00604A16">
        <w:rPr>
          <w:sz w:val="24"/>
          <w:szCs w:val="24"/>
        </w:rPr>
        <w:t>anada</w:t>
      </w:r>
      <w:r w:rsidR="00E4472F">
        <w:rPr>
          <w:sz w:val="24"/>
          <w:szCs w:val="24"/>
        </w:rPr>
        <w:t xml:space="preserve"> (Toronto)</w:t>
      </w:r>
      <w:r w:rsidR="00604A16">
        <w:rPr>
          <w:sz w:val="24"/>
          <w:szCs w:val="24"/>
        </w:rPr>
        <w:t>, England</w:t>
      </w:r>
      <w:r w:rsidR="00BC53A9">
        <w:rPr>
          <w:sz w:val="24"/>
          <w:szCs w:val="24"/>
        </w:rPr>
        <w:t xml:space="preserve"> (London)</w:t>
      </w:r>
      <w:r w:rsidR="00B55B8E">
        <w:rPr>
          <w:sz w:val="24"/>
          <w:szCs w:val="24"/>
        </w:rPr>
        <w:t>,</w:t>
      </w:r>
      <w:r w:rsidR="00324B2B" w:rsidRPr="0010092B">
        <w:rPr>
          <w:sz w:val="24"/>
          <w:szCs w:val="24"/>
        </w:rPr>
        <w:t xml:space="preserve"> and the </w:t>
      </w:r>
      <w:r w:rsidR="00324B2B">
        <w:rPr>
          <w:sz w:val="24"/>
          <w:szCs w:val="24"/>
        </w:rPr>
        <w:t>U.S.A</w:t>
      </w:r>
      <w:r w:rsidR="00E4472F">
        <w:rPr>
          <w:sz w:val="24"/>
          <w:szCs w:val="24"/>
        </w:rPr>
        <w:t>.</w:t>
      </w:r>
      <w:r w:rsidR="00BC53A9">
        <w:rPr>
          <w:sz w:val="24"/>
          <w:szCs w:val="24"/>
        </w:rPr>
        <w:t xml:space="preserve"> (Seattle).</w:t>
      </w:r>
      <w:r w:rsidR="00C74A53">
        <w:rPr>
          <w:sz w:val="24"/>
          <w:szCs w:val="24"/>
        </w:rPr>
        <w:t xml:space="preserve"> The purpose</w:t>
      </w:r>
      <w:r w:rsidR="00E4472F">
        <w:rPr>
          <w:sz w:val="24"/>
          <w:szCs w:val="24"/>
        </w:rPr>
        <w:t xml:space="preserve"> of the</w:t>
      </w:r>
      <w:r w:rsidR="00604A16">
        <w:rPr>
          <w:sz w:val="24"/>
          <w:szCs w:val="24"/>
        </w:rPr>
        <w:t xml:space="preserve"> </w:t>
      </w:r>
      <w:r w:rsidR="00EA11CE">
        <w:rPr>
          <w:sz w:val="24"/>
          <w:szCs w:val="24"/>
        </w:rPr>
        <w:t>focus group</w:t>
      </w:r>
      <w:r w:rsidR="00E4472F">
        <w:rPr>
          <w:sz w:val="24"/>
          <w:szCs w:val="24"/>
        </w:rPr>
        <w:t>s</w:t>
      </w:r>
      <w:r w:rsidR="00EA11CE">
        <w:rPr>
          <w:sz w:val="24"/>
          <w:szCs w:val="24"/>
        </w:rPr>
        <w:t xml:space="preserve"> was</w:t>
      </w:r>
      <w:r w:rsidR="00F11E71">
        <w:rPr>
          <w:sz w:val="24"/>
          <w:szCs w:val="24"/>
        </w:rPr>
        <w:t xml:space="preserve"> to query </w:t>
      </w:r>
      <w:r w:rsidR="00AB0886">
        <w:rPr>
          <w:sz w:val="24"/>
          <w:szCs w:val="24"/>
        </w:rPr>
        <w:t xml:space="preserve">older adults about their </w:t>
      </w:r>
      <w:r w:rsidR="00F11E71">
        <w:rPr>
          <w:sz w:val="24"/>
          <w:szCs w:val="24"/>
        </w:rPr>
        <w:t>self-reported barriers and facilitat</w:t>
      </w:r>
      <w:r w:rsidR="00604A16">
        <w:rPr>
          <w:sz w:val="24"/>
          <w:szCs w:val="24"/>
        </w:rPr>
        <w:t>ors</w:t>
      </w:r>
      <w:r w:rsidR="00AB0886">
        <w:rPr>
          <w:sz w:val="24"/>
          <w:szCs w:val="24"/>
        </w:rPr>
        <w:t>,</w:t>
      </w:r>
      <w:r w:rsidR="00604A16">
        <w:rPr>
          <w:sz w:val="24"/>
          <w:szCs w:val="24"/>
        </w:rPr>
        <w:t xml:space="preserve"> in each </w:t>
      </w:r>
      <w:r w:rsidR="00AB0886">
        <w:rPr>
          <w:sz w:val="24"/>
          <w:szCs w:val="24"/>
        </w:rPr>
        <w:t xml:space="preserve">of their </w:t>
      </w:r>
      <w:r w:rsidR="00B05D54">
        <w:rPr>
          <w:sz w:val="24"/>
          <w:szCs w:val="24"/>
        </w:rPr>
        <w:t xml:space="preserve">respective </w:t>
      </w:r>
      <w:r w:rsidR="00F11E71">
        <w:rPr>
          <w:sz w:val="24"/>
          <w:szCs w:val="24"/>
        </w:rPr>
        <w:t>health care sy</w:t>
      </w:r>
      <w:r w:rsidR="00D44BE2">
        <w:rPr>
          <w:sz w:val="24"/>
          <w:szCs w:val="24"/>
        </w:rPr>
        <w:t>s</w:t>
      </w:r>
      <w:r w:rsidR="00E4472F">
        <w:rPr>
          <w:sz w:val="24"/>
          <w:szCs w:val="24"/>
        </w:rPr>
        <w:t>tem</w:t>
      </w:r>
      <w:r w:rsidR="00AB0886">
        <w:rPr>
          <w:sz w:val="24"/>
          <w:szCs w:val="24"/>
        </w:rPr>
        <w:t>s,</w:t>
      </w:r>
      <w:r w:rsidR="00F44CD0">
        <w:rPr>
          <w:sz w:val="24"/>
          <w:szCs w:val="24"/>
        </w:rPr>
        <w:t xml:space="preserve"> so that </w:t>
      </w:r>
      <w:r w:rsidR="00BD6E12">
        <w:rPr>
          <w:sz w:val="24"/>
          <w:szCs w:val="24"/>
        </w:rPr>
        <w:t xml:space="preserve">consumer driven </w:t>
      </w:r>
      <w:r w:rsidR="00F44CD0">
        <w:rPr>
          <w:sz w:val="24"/>
          <w:szCs w:val="24"/>
        </w:rPr>
        <w:t>survey questions could be generated.</w:t>
      </w:r>
      <w:r w:rsidR="005740AB">
        <w:rPr>
          <w:sz w:val="24"/>
          <w:szCs w:val="24"/>
        </w:rPr>
        <w:t xml:space="preserve"> A</w:t>
      </w:r>
      <w:r w:rsidR="00324B2B">
        <w:rPr>
          <w:sz w:val="24"/>
          <w:szCs w:val="24"/>
        </w:rPr>
        <w:t>dults</w:t>
      </w:r>
      <w:r w:rsidR="00F11E71">
        <w:rPr>
          <w:sz w:val="24"/>
          <w:szCs w:val="24"/>
        </w:rPr>
        <w:t>,</w:t>
      </w:r>
      <w:r w:rsidR="00324B2B">
        <w:rPr>
          <w:sz w:val="24"/>
          <w:szCs w:val="24"/>
        </w:rPr>
        <w:t xml:space="preserve"> 60 years of age or older</w:t>
      </w:r>
      <w:r w:rsidR="00EA11CE">
        <w:rPr>
          <w:sz w:val="24"/>
          <w:szCs w:val="24"/>
        </w:rPr>
        <w:t xml:space="preserve">, </w:t>
      </w:r>
      <w:r w:rsidR="00604A16">
        <w:rPr>
          <w:sz w:val="24"/>
          <w:szCs w:val="24"/>
        </w:rPr>
        <w:t xml:space="preserve">with and without hearing loss, </w:t>
      </w:r>
      <w:r w:rsidR="00EA11CE">
        <w:rPr>
          <w:sz w:val="24"/>
          <w:szCs w:val="24"/>
        </w:rPr>
        <w:t xml:space="preserve">were </w:t>
      </w:r>
      <w:r w:rsidR="00A541EC">
        <w:rPr>
          <w:sz w:val="24"/>
          <w:szCs w:val="24"/>
        </w:rPr>
        <w:t xml:space="preserve">the population of interest </w:t>
      </w:r>
      <w:r w:rsidR="00324B2B">
        <w:rPr>
          <w:sz w:val="24"/>
          <w:szCs w:val="24"/>
        </w:rPr>
        <w:t xml:space="preserve">because of the high and increasing prevalence of hearing loss in this age group, </w:t>
      </w:r>
      <w:r w:rsidR="00F11E71">
        <w:rPr>
          <w:sz w:val="24"/>
          <w:szCs w:val="24"/>
        </w:rPr>
        <w:t xml:space="preserve">and because </w:t>
      </w:r>
      <w:r w:rsidR="00324B2B">
        <w:rPr>
          <w:sz w:val="24"/>
          <w:szCs w:val="24"/>
        </w:rPr>
        <w:t xml:space="preserve">the risk </w:t>
      </w:r>
      <w:r w:rsidR="00E27AF7">
        <w:rPr>
          <w:sz w:val="24"/>
          <w:szCs w:val="24"/>
        </w:rPr>
        <w:t xml:space="preserve">that </w:t>
      </w:r>
      <w:r w:rsidR="00324B2B">
        <w:rPr>
          <w:sz w:val="24"/>
          <w:szCs w:val="24"/>
        </w:rPr>
        <w:t>hearing loss poses to ot</w:t>
      </w:r>
      <w:r w:rsidR="00F11E71">
        <w:rPr>
          <w:sz w:val="24"/>
          <w:szCs w:val="24"/>
        </w:rPr>
        <w:t>her aspects of their health</w:t>
      </w:r>
      <w:r w:rsidR="00E27AF7">
        <w:rPr>
          <w:sz w:val="24"/>
          <w:szCs w:val="24"/>
        </w:rPr>
        <w:t xml:space="preserve"> and well-being</w:t>
      </w:r>
      <w:r w:rsidR="00F11E71">
        <w:rPr>
          <w:sz w:val="24"/>
          <w:szCs w:val="24"/>
        </w:rPr>
        <w:t xml:space="preserve">. </w:t>
      </w:r>
      <w:r w:rsidR="00324B2B" w:rsidRPr="0010092B">
        <w:rPr>
          <w:sz w:val="24"/>
          <w:szCs w:val="24"/>
        </w:rPr>
        <w:t>A multi-country comp</w:t>
      </w:r>
      <w:r w:rsidR="00F11E71">
        <w:rPr>
          <w:sz w:val="24"/>
          <w:szCs w:val="24"/>
        </w:rPr>
        <w:t xml:space="preserve">arison </w:t>
      </w:r>
      <w:r w:rsidR="00324B2B" w:rsidRPr="0010092B">
        <w:rPr>
          <w:sz w:val="24"/>
          <w:szCs w:val="24"/>
        </w:rPr>
        <w:t xml:space="preserve">was adopted because </w:t>
      </w:r>
      <w:r w:rsidR="00E27AF7">
        <w:rPr>
          <w:sz w:val="24"/>
          <w:szCs w:val="24"/>
        </w:rPr>
        <w:t>ARHL</w:t>
      </w:r>
      <w:r w:rsidR="00324B2B" w:rsidRPr="0010092B">
        <w:rPr>
          <w:sz w:val="24"/>
          <w:szCs w:val="24"/>
        </w:rPr>
        <w:t xml:space="preserve"> is a </w:t>
      </w:r>
      <w:r w:rsidR="00324B2B">
        <w:rPr>
          <w:sz w:val="24"/>
          <w:szCs w:val="24"/>
        </w:rPr>
        <w:t xml:space="preserve">growing </w:t>
      </w:r>
      <w:r w:rsidR="00324B2B" w:rsidRPr="0010092B">
        <w:rPr>
          <w:sz w:val="24"/>
          <w:szCs w:val="24"/>
        </w:rPr>
        <w:t>global, public health pr</w:t>
      </w:r>
      <w:r w:rsidR="00324B2B">
        <w:rPr>
          <w:sz w:val="24"/>
          <w:szCs w:val="24"/>
        </w:rPr>
        <w:t>oblem</w:t>
      </w:r>
      <w:r w:rsidR="00324B2B" w:rsidRPr="0010092B">
        <w:rPr>
          <w:sz w:val="24"/>
          <w:szCs w:val="24"/>
        </w:rPr>
        <w:t xml:space="preserve"> (</w:t>
      </w:r>
      <w:r w:rsidR="008C5D4A">
        <w:rPr>
          <w:sz w:val="24"/>
          <w:szCs w:val="24"/>
        </w:rPr>
        <w:t>WHO</w:t>
      </w:r>
      <w:r w:rsidR="00D44BE2">
        <w:rPr>
          <w:sz w:val="24"/>
          <w:szCs w:val="24"/>
        </w:rPr>
        <w:t xml:space="preserve"> 2015</w:t>
      </w:r>
      <w:r w:rsidR="00324B2B" w:rsidRPr="0010092B">
        <w:rPr>
          <w:sz w:val="24"/>
          <w:szCs w:val="24"/>
        </w:rPr>
        <w:t>)</w:t>
      </w:r>
      <w:r w:rsidR="00E27AF7">
        <w:rPr>
          <w:sz w:val="24"/>
          <w:szCs w:val="24"/>
        </w:rPr>
        <w:t>,</w:t>
      </w:r>
      <w:r w:rsidR="00F11E71">
        <w:rPr>
          <w:sz w:val="24"/>
          <w:szCs w:val="24"/>
        </w:rPr>
        <w:t xml:space="preserve"> and w</w:t>
      </w:r>
      <w:r w:rsidR="00324B2B" w:rsidRPr="0010092B">
        <w:rPr>
          <w:sz w:val="24"/>
          <w:szCs w:val="24"/>
        </w:rPr>
        <w:t xml:space="preserve">hen viewed through an international lens it becomes possible to make within and </w:t>
      </w:r>
      <w:r w:rsidR="00324B2B">
        <w:rPr>
          <w:sz w:val="24"/>
          <w:szCs w:val="24"/>
        </w:rPr>
        <w:t>between</w:t>
      </w:r>
      <w:r w:rsidR="00324B2B" w:rsidRPr="0010092B">
        <w:rPr>
          <w:sz w:val="24"/>
          <w:szCs w:val="24"/>
        </w:rPr>
        <w:t xml:space="preserve"> country </w:t>
      </w:r>
      <w:r w:rsidR="00F11E71">
        <w:rPr>
          <w:sz w:val="24"/>
          <w:szCs w:val="24"/>
        </w:rPr>
        <w:t>comparisons.</w:t>
      </w:r>
      <w:r w:rsidR="00EA11CE">
        <w:rPr>
          <w:sz w:val="24"/>
          <w:szCs w:val="24"/>
        </w:rPr>
        <w:t xml:space="preserve"> For example</w:t>
      </w:r>
      <w:r w:rsidR="00D44BE2">
        <w:rPr>
          <w:sz w:val="24"/>
          <w:szCs w:val="24"/>
        </w:rPr>
        <w:t>, a</w:t>
      </w:r>
      <w:r w:rsidR="00A66C5E">
        <w:rPr>
          <w:sz w:val="24"/>
          <w:szCs w:val="24"/>
        </w:rPr>
        <w:t xml:space="preserve">spects of </w:t>
      </w:r>
      <w:r w:rsidR="00324B2B" w:rsidRPr="00BD48E9">
        <w:rPr>
          <w:sz w:val="24"/>
          <w:szCs w:val="24"/>
        </w:rPr>
        <w:t>HHC delive</w:t>
      </w:r>
      <w:r w:rsidR="00F11E71">
        <w:rPr>
          <w:sz w:val="24"/>
          <w:szCs w:val="24"/>
        </w:rPr>
        <w:t xml:space="preserve">ry that </w:t>
      </w:r>
      <w:r w:rsidR="00EA11CE">
        <w:rPr>
          <w:sz w:val="24"/>
          <w:szCs w:val="24"/>
        </w:rPr>
        <w:t xml:space="preserve">are reported to </w:t>
      </w:r>
      <w:r w:rsidR="00F11E71">
        <w:rPr>
          <w:sz w:val="24"/>
          <w:szCs w:val="24"/>
        </w:rPr>
        <w:t xml:space="preserve">work well in </w:t>
      </w:r>
      <w:r w:rsidR="000840D6">
        <w:rPr>
          <w:sz w:val="24"/>
          <w:szCs w:val="24"/>
        </w:rPr>
        <w:t>one health care system</w:t>
      </w:r>
      <w:r w:rsidR="00324B2B" w:rsidRPr="00BD48E9">
        <w:rPr>
          <w:sz w:val="24"/>
          <w:szCs w:val="24"/>
        </w:rPr>
        <w:t xml:space="preserve"> </w:t>
      </w:r>
      <w:r w:rsidR="00F11E71">
        <w:rPr>
          <w:sz w:val="24"/>
          <w:szCs w:val="24"/>
        </w:rPr>
        <w:t xml:space="preserve">might </w:t>
      </w:r>
      <w:r w:rsidR="00324B2B" w:rsidRPr="00BD48E9">
        <w:rPr>
          <w:sz w:val="24"/>
          <w:szCs w:val="24"/>
        </w:rPr>
        <w:t>serve as</w:t>
      </w:r>
      <w:r w:rsidR="00A66C5E">
        <w:rPr>
          <w:sz w:val="24"/>
          <w:szCs w:val="24"/>
        </w:rPr>
        <w:t xml:space="preserve"> a model for another</w:t>
      </w:r>
      <w:r w:rsidR="00324B2B" w:rsidRPr="00BD48E9">
        <w:rPr>
          <w:sz w:val="24"/>
          <w:szCs w:val="24"/>
        </w:rPr>
        <w:t>.</w:t>
      </w:r>
      <w:r w:rsidR="00324B2B" w:rsidRPr="003F0B84">
        <w:rPr>
          <w:sz w:val="24"/>
          <w:szCs w:val="24"/>
        </w:rPr>
        <w:t xml:space="preserve"> </w:t>
      </w:r>
      <w:r w:rsidR="00EA11CE">
        <w:rPr>
          <w:sz w:val="24"/>
          <w:szCs w:val="24"/>
        </w:rPr>
        <w:t xml:space="preserve"> </w:t>
      </w:r>
      <w:r w:rsidR="00BA6F36">
        <w:rPr>
          <w:sz w:val="24"/>
          <w:szCs w:val="24"/>
        </w:rPr>
        <w:t>Moreover, s</w:t>
      </w:r>
      <w:r w:rsidR="00EA11CE">
        <w:rPr>
          <w:sz w:val="24"/>
          <w:szCs w:val="24"/>
        </w:rPr>
        <w:t xml:space="preserve">imilarities </w:t>
      </w:r>
      <w:r w:rsidR="009A075A">
        <w:rPr>
          <w:sz w:val="24"/>
          <w:szCs w:val="24"/>
        </w:rPr>
        <w:t xml:space="preserve">expressed </w:t>
      </w:r>
      <w:r w:rsidR="00EA11CE">
        <w:rPr>
          <w:sz w:val="24"/>
          <w:szCs w:val="24"/>
        </w:rPr>
        <w:t xml:space="preserve">among respondents, </w:t>
      </w:r>
      <w:r w:rsidR="00B05D54">
        <w:rPr>
          <w:sz w:val="24"/>
          <w:szCs w:val="24"/>
        </w:rPr>
        <w:t xml:space="preserve">and </w:t>
      </w:r>
      <w:r w:rsidR="00EA11CE">
        <w:rPr>
          <w:sz w:val="24"/>
          <w:szCs w:val="24"/>
        </w:rPr>
        <w:t>common across all countries, mig</w:t>
      </w:r>
      <w:r w:rsidR="009A075A">
        <w:rPr>
          <w:sz w:val="24"/>
          <w:szCs w:val="24"/>
        </w:rPr>
        <w:t xml:space="preserve">ht reflect </w:t>
      </w:r>
      <w:r w:rsidR="000840D6">
        <w:rPr>
          <w:sz w:val="24"/>
          <w:szCs w:val="24"/>
        </w:rPr>
        <w:t>more basic</w:t>
      </w:r>
      <w:r w:rsidR="009A075A">
        <w:rPr>
          <w:sz w:val="24"/>
          <w:szCs w:val="24"/>
        </w:rPr>
        <w:t xml:space="preserve"> </w:t>
      </w:r>
      <w:r w:rsidR="00EA11CE">
        <w:rPr>
          <w:sz w:val="24"/>
          <w:szCs w:val="24"/>
        </w:rPr>
        <w:t>human needs</w:t>
      </w:r>
      <w:r w:rsidR="000840D6">
        <w:rPr>
          <w:sz w:val="24"/>
          <w:szCs w:val="24"/>
        </w:rPr>
        <w:t xml:space="preserve"> that </w:t>
      </w:r>
      <w:r w:rsidR="00E27AF7">
        <w:rPr>
          <w:sz w:val="24"/>
          <w:szCs w:val="24"/>
        </w:rPr>
        <w:t>are independent of</w:t>
      </w:r>
      <w:r w:rsidR="000840D6">
        <w:rPr>
          <w:sz w:val="24"/>
          <w:szCs w:val="24"/>
        </w:rPr>
        <w:t xml:space="preserve"> the health care model</w:t>
      </w:r>
      <w:r w:rsidR="00EA11CE">
        <w:rPr>
          <w:sz w:val="24"/>
          <w:szCs w:val="24"/>
        </w:rPr>
        <w:t>.</w:t>
      </w:r>
      <w:r w:rsidR="00604A16">
        <w:rPr>
          <w:sz w:val="24"/>
          <w:szCs w:val="24"/>
        </w:rPr>
        <w:t xml:space="preserve"> </w:t>
      </w:r>
    </w:p>
    <w:p w14:paraId="45E26E1F" w14:textId="2896DE32" w:rsidR="00543CF7" w:rsidRPr="008557AF" w:rsidRDefault="00BA6F36" w:rsidP="00543CF7">
      <w:pPr>
        <w:widowControl w:val="0"/>
        <w:autoSpaceDE w:val="0"/>
        <w:autoSpaceDN w:val="0"/>
        <w:adjustRightInd w:val="0"/>
        <w:spacing w:line="480" w:lineRule="auto"/>
        <w:ind w:firstLine="720"/>
        <w:rPr>
          <w:sz w:val="24"/>
          <w:szCs w:val="24"/>
        </w:rPr>
      </w:pPr>
      <w:r w:rsidRPr="00FA7021">
        <w:rPr>
          <w:sz w:val="24"/>
          <w:szCs w:val="24"/>
        </w:rPr>
        <w:t>R</w:t>
      </w:r>
      <w:r w:rsidR="000C19AB" w:rsidRPr="00FA7021">
        <w:rPr>
          <w:sz w:val="24"/>
          <w:szCs w:val="24"/>
        </w:rPr>
        <w:t>esults</w:t>
      </w:r>
      <w:r w:rsidRPr="00FA7021">
        <w:rPr>
          <w:sz w:val="24"/>
          <w:szCs w:val="24"/>
        </w:rPr>
        <w:t xml:space="preserve"> from </w:t>
      </w:r>
      <w:r w:rsidR="00FA7021" w:rsidRPr="00FA7021">
        <w:rPr>
          <w:sz w:val="24"/>
          <w:szCs w:val="24"/>
        </w:rPr>
        <w:t>these</w:t>
      </w:r>
      <w:r w:rsidRPr="00FA7021">
        <w:rPr>
          <w:sz w:val="24"/>
          <w:szCs w:val="24"/>
        </w:rPr>
        <w:t xml:space="preserve"> focus groups</w:t>
      </w:r>
      <w:r w:rsidR="008D6CE0" w:rsidRPr="00FA7021">
        <w:rPr>
          <w:sz w:val="24"/>
          <w:szCs w:val="24"/>
        </w:rPr>
        <w:t xml:space="preserve"> </w:t>
      </w:r>
      <w:r w:rsidR="00E27AF7" w:rsidRPr="00FA7021">
        <w:rPr>
          <w:sz w:val="24"/>
          <w:szCs w:val="24"/>
        </w:rPr>
        <w:t>(</w:t>
      </w:r>
      <w:r w:rsidR="00604A16" w:rsidRPr="00FA7021">
        <w:rPr>
          <w:sz w:val="24"/>
          <w:szCs w:val="24"/>
        </w:rPr>
        <w:t>M</w:t>
      </w:r>
      <w:r w:rsidR="003B0E7F" w:rsidRPr="00FA7021">
        <w:rPr>
          <w:sz w:val="24"/>
          <w:szCs w:val="24"/>
        </w:rPr>
        <w:t>cMahon</w:t>
      </w:r>
      <w:r w:rsidR="00604A16" w:rsidRPr="00FA7021">
        <w:rPr>
          <w:sz w:val="24"/>
          <w:szCs w:val="24"/>
        </w:rPr>
        <w:t xml:space="preserve"> et al.</w:t>
      </w:r>
      <w:r w:rsidR="00E27AF7" w:rsidRPr="00FA7021">
        <w:rPr>
          <w:sz w:val="24"/>
          <w:szCs w:val="24"/>
        </w:rPr>
        <w:t>i</w:t>
      </w:r>
      <w:r w:rsidR="008D6CE0" w:rsidRPr="00FA7021">
        <w:rPr>
          <w:sz w:val="24"/>
          <w:szCs w:val="24"/>
        </w:rPr>
        <w:t>n press)</w:t>
      </w:r>
      <w:r w:rsidR="00E27AF7" w:rsidRPr="00FA7021">
        <w:rPr>
          <w:sz w:val="24"/>
          <w:szCs w:val="24"/>
        </w:rPr>
        <w:t xml:space="preserve"> </w:t>
      </w:r>
      <w:r w:rsidR="00332A78" w:rsidRPr="00FA7021">
        <w:rPr>
          <w:sz w:val="24"/>
          <w:szCs w:val="24"/>
        </w:rPr>
        <w:t>highlight</w:t>
      </w:r>
      <w:r w:rsidR="003B0E7F" w:rsidRPr="00FA7021">
        <w:rPr>
          <w:sz w:val="24"/>
          <w:szCs w:val="24"/>
        </w:rPr>
        <w:t>ed</w:t>
      </w:r>
      <w:r w:rsidR="00332A78" w:rsidRPr="00FA7021">
        <w:rPr>
          <w:sz w:val="24"/>
          <w:szCs w:val="24"/>
        </w:rPr>
        <w:t xml:space="preserve"> some of the pressing</w:t>
      </w:r>
      <w:r w:rsidR="003A38A6" w:rsidRPr="00FA7021">
        <w:rPr>
          <w:sz w:val="24"/>
          <w:szCs w:val="24"/>
        </w:rPr>
        <w:t xml:space="preserve"> </w:t>
      </w:r>
      <w:r w:rsidR="00332A78" w:rsidRPr="00FA7021">
        <w:rPr>
          <w:sz w:val="24"/>
          <w:szCs w:val="24"/>
        </w:rPr>
        <w:t xml:space="preserve">views of consumers. </w:t>
      </w:r>
      <w:r w:rsidR="003B0E7F" w:rsidRPr="008557AF">
        <w:rPr>
          <w:sz w:val="24"/>
          <w:szCs w:val="24"/>
        </w:rPr>
        <w:t xml:space="preserve">Perceived barriers, facilitators, and preferences were largely consistent across countries and centered on the cost of services and devices, </w:t>
      </w:r>
      <w:r w:rsidR="00FA7021">
        <w:rPr>
          <w:sz w:val="24"/>
          <w:szCs w:val="24"/>
        </w:rPr>
        <w:t xml:space="preserve">as </w:t>
      </w:r>
      <w:r w:rsidR="007254EC">
        <w:rPr>
          <w:sz w:val="24"/>
          <w:szCs w:val="24"/>
        </w:rPr>
        <w:t>well as</w:t>
      </w:r>
      <w:r w:rsidR="00FA7021" w:rsidRPr="008557AF">
        <w:rPr>
          <w:sz w:val="24"/>
          <w:szCs w:val="24"/>
        </w:rPr>
        <w:t xml:space="preserve"> </w:t>
      </w:r>
      <w:r w:rsidR="00B20156" w:rsidRPr="008557AF">
        <w:rPr>
          <w:sz w:val="24"/>
          <w:szCs w:val="24"/>
        </w:rPr>
        <w:t xml:space="preserve">the need for improved </w:t>
      </w:r>
      <w:r w:rsidR="00FA7021" w:rsidRPr="008557AF">
        <w:rPr>
          <w:sz w:val="24"/>
          <w:szCs w:val="24"/>
        </w:rPr>
        <w:t xml:space="preserve">and affordable </w:t>
      </w:r>
      <w:r w:rsidR="00B20156" w:rsidRPr="008557AF">
        <w:rPr>
          <w:sz w:val="24"/>
          <w:szCs w:val="24"/>
        </w:rPr>
        <w:t xml:space="preserve">technology </w:t>
      </w:r>
      <w:r w:rsidR="00FA7021" w:rsidRPr="008557AF">
        <w:rPr>
          <w:sz w:val="24"/>
          <w:szCs w:val="24"/>
        </w:rPr>
        <w:t>designed to</w:t>
      </w:r>
      <w:r w:rsidR="00B20156" w:rsidRPr="008557AF">
        <w:rPr>
          <w:sz w:val="24"/>
          <w:szCs w:val="24"/>
        </w:rPr>
        <w:t xml:space="preserve"> improve signal-in-noise</w:t>
      </w:r>
      <w:r w:rsidR="003B0E7F" w:rsidRPr="007254EC">
        <w:rPr>
          <w:sz w:val="24"/>
          <w:szCs w:val="24"/>
        </w:rPr>
        <w:t xml:space="preserve"> </w:t>
      </w:r>
      <w:r w:rsidR="00B20156" w:rsidRPr="007254EC">
        <w:rPr>
          <w:sz w:val="24"/>
          <w:szCs w:val="24"/>
        </w:rPr>
        <w:t>performance.</w:t>
      </w:r>
      <w:r w:rsidR="00BC17CF">
        <w:rPr>
          <w:sz w:val="24"/>
          <w:szCs w:val="24"/>
        </w:rPr>
        <w:t xml:space="preserve"> Above all</w:t>
      </w:r>
      <w:r w:rsidR="003B0E7F" w:rsidRPr="007254EC">
        <w:rPr>
          <w:sz w:val="24"/>
          <w:szCs w:val="24"/>
        </w:rPr>
        <w:t>, concerns regarding social stigma</w:t>
      </w:r>
      <w:r w:rsidR="008557AF" w:rsidRPr="007254EC">
        <w:rPr>
          <w:sz w:val="24"/>
          <w:szCs w:val="24"/>
        </w:rPr>
        <w:t xml:space="preserve"> of age-related hearing loss </w:t>
      </w:r>
      <w:r w:rsidR="003B0E7F" w:rsidRPr="007254EC">
        <w:rPr>
          <w:sz w:val="24"/>
          <w:szCs w:val="24"/>
        </w:rPr>
        <w:t xml:space="preserve">and </w:t>
      </w:r>
      <w:r w:rsidR="008557AF" w:rsidRPr="007254EC">
        <w:rPr>
          <w:sz w:val="24"/>
          <w:szCs w:val="24"/>
        </w:rPr>
        <w:t xml:space="preserve">the need for </w:t>
      </w:r>
      <w:r w:rsidR="003B0E7F" w:rsidRPr="007254EC">
        <w:rPr>
          <w:sz w:val="24"/>
          <w:szCs w:val="24"/>
        </w:rPr>
        <w:t>trust</w:t>
      </w:r>
      <w:r w:rsidR="008557AF" w:rsidRPr="007254EC">
        <w:rPr>
          <w:sz w:val="24"/>
          <w:szCs w:val="24"/>
        </w:rPr>
        <w:t>worthy</w:t>
      </w:r>
      <w:r w:rsidR="003B0E7F" w:rsidRPr="007254EC">
        <w:rPr>
          <w:sz w:val="24"/>
          <w:szCs w:val="24"/>
        </w:rPr>
        <w:t xml:space="preserve"> HHC were most pervasive</w:t>
      </w:r>
      <w:r w:rsidR="008557AF" w:rsidRPr="007254EC">
        <w:rPr>
          <w:sz w:val="24"/>
          <w:szCs w:val="24"/>
        </w:rPr>
        <w:t>. Th</w:t>
      </w:r>
      <w:r w:rsidR="007C5A25">
        <w:rPr>
          <w:sz w:val="24"/>
          <w:szCs w:val="24"/>
        </w:rPr>
        <w:t>ese</w:t>
      </w:r>
      <w:r w:rsidR="008557AF" w:rsidRPr="007254EC">
        <w:rPr>
          <w:sz w:val="24"/>
          <w:szCs w:val="24"/>
        </w:rPr>
        <w:t xml:space="preserve"> results suggest that </w:t>
      </w:r>
      <w:r w:rsidR="008557AF" w:rsidRPr="008557AF">
        <w:rPr>
          <w:color w:val="auto"/>
          <w:sz w:val="24"/>
          <w:szCs w:val="24"/>
        </w:rPr>
        <w:lastRenderedPageBreak/>
        <w:t xml:space="preserve">while cost and access are important </w:t>
      </w:r>
      <w:r w:rsidR="008557AF">
        <w:rPr>
          <w:color w:val="auto"/>
          <w:sz w:val="24"/>
          <w:szCs w:val="24"/>
        </w:rPr>
        <w:t>in</w:t>
      </w:r>
      <w:r w:rsidR="008557AF" w:rsidRPr="008557AF">
        <w:rPr>
          <w:color w:val="auto"/>
          <w:sz w:val="24"/>
          <w:szCs w:val="24"/>
        </w:rPr>
        <w:t xml:space="preserve"> increasing uptake of HHC, without addressing key barriers </w:t>
      </w:r>
      <w:r w:rsidR="008557AF">
        <w:rPr>
          <w:color w:val="auto"/>
          <w:sz w:val="24"/>
          <w:szCs w:val="24"/>
        </w:rPr>
        <w:t>such as</w:t>
      </w:r>
      <w:r w:rsidR="008557AF" w:rsidRPr="008557AF">
        <w:rPr>
          <w:color w:val="auto"/>
          <w:sz w:val="24"/>
          <w:szCs w:val="24"/>
        </w:rPr>
        <w:t xml:space="preserve"> trust and stigma there may be limited change in help-seeking and uptake of newer services.</w:t>
      </w:r>
    </w:p>
    <w:p w14:paraId="003945E6" w14:textId="0871684B" w:rsidR="00E42C3D" w:rsidRPr="00760ADB" w:rsidRDefault="00831ED0" w:rsidP="00831ED0">
      <w:pPr>
        <w:spacing w:line="480" w:lineRule="auto"/>
        <w:rPr>
          <w:sz w:val="24"/>
          <w:szCs w:val="24"/>
        </w:rPr>
      </w:pPr>
      <w:r>
        <w:rPr>
          <w:sz w:val="24"/>
          <w:szCs w:val="24"/>
        </w:rPr>
        <w:tab/>
      </w:r>
      <w:r w:rsidR="000C19AB">
        <w:rPr>
          <w:sz w:val="24"/>
          <w:szCs w:val="24"/>
        </w:rPr>
        <w:t xml:space="preserve">To probe </w:t>
      </w:r>
      <w:r w:rsidR="00BC17CF">
        <w:rPr>
          <w:sz w:val="24"/>
          <w:szCs w:val="24"/>
        </w:rPr>
        <w:t>deeper</w:t>
      </w:r>
      <w:r w:rsidR="00963C6A">
        <w:rPr>
          <w:sz w:val="24"/>
          <w:szCs w:val="24"/>
        </w:rPr>
        <w:t>, p</w:t>
      </w:r>
      <w:r w:rsidR="003A38A6">
        <w:rPr>
          <w:sz w:val="24"/>
          <w:szCs w:val="24"/>
        </w:rPr>
        <w:t>articipant remarks</w:t>
      </w:r>
      <w:r w:rsidR="006F083B">
        <w:rPr>
          <w:sz w:val="24"/>
          <w:szCs w:val="24"/>
        </w:rPr>
        <w:t xml:space="preserve"> </w:t>
      </w:r>
      <w:r w:rsidR="00992CD9">
        <w:rPr>
          <w:sz w:val="24"/>
          <w:szCs w:val="24"/>
        </w:rPr>
        <w:t xml:space="preserve">were </w:t>
      </w:r>
      <w:r w:rsidR="006F083B">
        <w:rPr>
          <w:sz w:val="24"/>
          <w:szCs w:val="24"/>
        </w:rPr>
        <w:t>used to construct</w:t>
      </w:r>
      <w:r w:rsidR="0007232C">
        <w:rPr>
          <w:sz w:val="24"/>
          <w:szCs w:val="24"/>
        </w:rPr>
        <w:t xml:space="preserve"> </w:t>
      </w:r>
      <w:r w:rsidR="006E64DC">
        <w:rPr>
          <w:sz w:val="24"/>
          <w:szCs w:val="24"/>
        </w:rPr>
        <w:t xml:space="preserve">data-driven </w:t>
      </w:r>
      <w:r w:rsidR="0007232C">
        <w:rPr>
          <w:sz w:val="24"/>
          <w:szCs w:val="24"/>
        </w:rPr>
        <w:t xml:space="preserve">questions that could be used to survey larger populations in each respective country. </w:t>
      </w:r>
      <w:r w:rsidR="006E64DC">
        <w:rPr>
          <w:sz w:val="24"/>
          <w:szCs w:val="24"/>
        </w:rPr>
        <w:t xml:space="preserve">These </w:t>
      </w:r>
      <w:r w:rsidR="006F083B">
        <w:rPr>
          <w:rFonts w:eastAsia="Times New Roman"/>
          <w:sz w:val="24"/>
          <w:szCs w:val="24"/>
        </w:rPr>
        <w:t xml:space="preserve">questions </w:t>
      </w:r>
      <w:r w:rsidR="000C19AB">
        <w:rPr>
          <w:rFonts w:eastAsia="Times New Roman"/>
          <w:sz w:val="24"/>
          <w:szCs w:val="24"/>
        </w:rPr>
        <w:t xml:space="preserve">were </w:t>
      </w:r>
      <w:r w:rsidR="006F083B">
        <w:rPr>
          <w:rFonts w:eastAsia="Times New Roman"/>
          <w:sz w:val="24"/>
          <w:szCs w:val="24"/>
        </w:rPr>
        <w:t xml:space="preserve">created by </w:t>
      </w:r>
      <w:r w:rsidR="009A075A">
        <w:rPr>
          <w:rFonts w:eastAsia="Times New Roman"/>
          <w:sz w:val="24"/>
          <w:szCs w:val="24"/>
        </w:rPr>
        <w:t xml:space="preserve">the </w:t>
      </w:r>
      <w:r w:rsidR="006E64DC">
        <w:rPr>
          <w:rFonts w:eastAsia="Times New Roman"/>
          <w:sz w:val="24"/>
          <w:szCs w:val="24"/>
        </w:rPr>
        <w:t>scientific</w:t>
      </w:r>
      <w:r w:rsidR="009A075A">
        <w:rPr>
          <w:rFonts w:eastAsia="Times New Roman"/>
          <w:sz w:val="24"/>
          <w:szCs w:val="24"/>
        </w:rPr>
        <w:t xml:space="preserve"> team (KT, KPF, AD, CM</w:t>
      </w:r>
      <w:r w:rsidR="003A38A6">
        <w:rPr>
          <w:rFonts w:eastAsia="Times New Roman"/>
          <w:sz w:val="24"/>
          <w:szCs w:val="24"/>
        </w:rPr>
        <w:t>c</w:t>
      </w:r>
      <w:r w:rsidR="009A075A">
        <w:rPr>
          <w:rFonts w:eastAsia="Times New Roman"/>
          <w:sz w:val="24"/>
          <w:szCs w:val="24"/>
        </w:rPr>
        <w:t>)</w:t>
      </w:r>
      <w:r w:rsidR="006F083B">
        <w:rPr>
          <w:rFonts w:eastAsia="Times New Roman"/>
          <w:sz w:val="24"/>
          <w:szCs w:val="24"/>
        </w:rPr>
        <w:t xml:space="preserve"> </w:t>
      </w:r>
      <w:r w:rsidR="00E4472F">
        <w:rPr>
          <w:sz w:val="24"/>
          <w:szCs w:val="24"/>
        </w:rPr>
        <w:t>and</w:t>
      </w:r>
      <w:r w:rsidR="00992CD9">
        <w:rPr>
          <w:sz w:val="24"/>
          <w:szCs w:val="24"/>
        </w:rPr>
        <w:t xml:space="preserve"> </w:t>
      </w:r>
      <w:r w:rsidR="009A075A">
        <w:rPr>
          <w:rFonts w:eastAsia="Times New Roman"/>
          <w:sz w:val="24"/>
          <w:szCs w:val="24"/>
        </w:rPr>
        <w:t>vetted by a second set of foc</w:t>
      </w:r>
      <w:r w:rsidR="006F083B">
        <w:rPr>
          <w:rFonts w:eastAsia="Times New Roman"/>
          <w:sz w:val="24"/>
          <w:szCs w:val="24"/>
        </w:rPr>
        <w:t>us groups</w:t>
      </w:r>
      <w:r w:rsidR="00E4472F">
        <w:rPr>
          <w:rFonts w:eastAsia="Times New Roman"/>
          <w:sz w:val="24"/>
          <w:szCs w:val="24"/>
        </w:rPr>
        <w:t xml:space="preserve"> held</w:t>
      </w:r>
      <w:r w:rsidR="009A075A">
        <w:rPr>
          <w:rFonts w:eastAsia="Times New Roman"/>
          <w:sz w:val="24"/>
          <w:szCs w:val="24"/>
        </w:rPr>
        <w:t xml:space="preserve"> </w:t>
      </w:r>
      <w:r w:rsidR="001A7B44">
        <w:rPr>
          <w:rFonts w:eastAsia="Times New Roman"/>
          <w:sz w:val="24"/>
          <w:szCs w:val="24"/>
        </w:rPr>
        <w:t xml:space="preserve">in </w:t>
      </w:r>
      <w:r w:rsidR="001A7B44" w:rsidRPr="00136FF2">
        <w:rPr>
          <w:sz w:val="24"/>
          <w:szCs w:val="24"/>
        </w:rPr>
        <w:t>London, Sydney, Seattle, and Toronto</w:t>
      </w:r>
      <w:r w:rsidR="00BC53A9">
        <w:rPr>
          <w:sz w:val="24"/>
          <w:szCs w:val="24"/>
        </w:rPr>
        <w:t xml:space="preserve"> in 2015</w:t>
      </w:r>
      <w:r w:rsidR="00E4472F">
        <w:rPr>
          <w:sz w:val="24"/>
          <w:szCs w:val="24"/>
        </w:rPr>
        <w:t xml:space="preserve">. </w:t>
      </w:r>
      <w:r w:rsidR="000C19AB">
        <w:rPr>
          <w:sz w:val="24"/>
          <w:szCs w:val="24"/>
        </w:rPr>
        <w:t>The purpose of a</w:t>
      </w:r>
      <w:r w:rsidR="00E4472F">
        <w:rPr>
          <w:sz w:val="24"/>
          <w:szCs w:val="24"/>
        </w:rPr>
        <w:t xml:space="preserve"> second round of focus groups was</w:t>
      </w:r>
      <w:r w:rsidR="001A7B44">
        <w:rPr>
          <w:sz w:val="24"/>
          <w:szCs w:val="24"/>
        </w:rPr>
        <w:t xml:space="preserve"> </w:t>
      </w:r>
      <w:r w:rsidR="009A075A">
        <w:rPr>
          <w:rFonts w:eastAsia="Times New Roman"/>
          <w:sz w:val="24"/>
          <w:szCs w:val="24"/>
        </w:rPr>
        <w:t>to determine if the content and wordin</w:t>
      </w:r>
      <w:r w:rsidR="00B05D54">
        <w:rPr>
          <w:rFonts w:eastAsia="Times New Roman"/>
          <w:sz w:val="24"/>
          <w:szCs w:val="24"/>
        </w:rPr>
        <w:t xml:space="preserve">g </w:t>
      </w:r>
      <w:r w:rsidR="006F083B">
        <w:rPr>
          <w:rFonts w:eastAsia="Times New Roman"/>
          <w:sz w:val="24"/>
          <w:szCs w:val="24"/>
        </w:rPr>
        <w:t>of each question was und</w:t>
      </w:r>
      <w:r w:rsidR="00BC53A9">
        <w:rPr>
          <w:rFonts w:eastAsia="Times New Roman"/>
          <w:sz w:val="24"/>
          <w:szCs w:val="24"/>
        </w:rPr>
        <w:t>erstandable</w:t>
      </w:r>
      <w:r w:rsidR="001A7B44">
        <w:rPr>
          <w:rFonts w:eastAsia="Times New Roman"/>
          <w:sz w:val="24"/>
          <w:szCs w:val="24"/>
        </w:rPr>
        <w:t xml:space="preserve"> and r</w:t>
      </w:r>
      <w:r w:rsidR="00992CD9">
        <w:rPr>
          <w:rFonts w:eastAsia="Times New Roman"/>
          <w:sz w:val="24"/>
          <w:szCs w:val="24"/>
        </w:rPr>
        <w:t>eflected</w:t>
      </w:r>
      <w:r w:rsidR="005740AB">
        <w:rPr>
          <w:rFonts w:eastAsia="Times New Roman"/>
          <w:sz w:val="24"/>
          <w:szCs w:val="24"/>
        </w:rPr>
        <w:t xml:space="preserve"> the perspectives </w:t>
      </w:r>
      <w:r w:rsidR="00992CD9">
        <w:rPr>
          <w:rFonts w:eastAsia="Times New Roman"/>
          <w:sz w:val="24"/>
          <w:szCs w:val="24"/>
        </w:rPr>
        <w:t>of</w:t>
      </w:r>
      <w:r w:rsidR="001A7B44">
        <w:rPr>
          <w:rFonts w:eastAsia="Times New Roman"/>
          <w:sz w:val="24"/>
          <w:szCs w:val="24"/>
        </w:rPr>
        <w:t xml:space="preserve"> participants</w:t>
      </w:r>
      <w:r w:rsidR="00113EFE">
        <w:rPr>
          <w:rFonts w:eastAsia="Times New Roman"/>
          <w:sz w:val="24"/>
          <w:szCs w:val="24"/>
        </w:rPr>
        <w:t xml:space="preserve"> in regard to HHC</w:t>
      </w:r>
      <w:r w:rsidR="006F083B">
        <w:rPr>
          <w:rFonts w:eastAsia="Times New Roman"/>
          <w:sz w:val="24"/>
          <w:szCs w:val="24"/>
        </w:rPr>
        <w:t xml:space="preserve">. </w:t>
      </w:r>
      <w:r w:rsidR="001A7B44">
        <w:rPr>
          <w:rFonts w:eastAsia="Times New Roman"/>
          <w:sz w:val="24"/>
          <w:szCs w:val="24"/>
        </w:rPr>
        <w:t>T</w:t>
      </w:r>
      <w:r w:rsidR="005740AB">
        <w:rPr>
          <w:rFonts w:eastAsia="Times New Roman"/>
          <w:sz w:val="24"/>
          <w:szCs w:val="24"/>
        </w:rPr>
        <w:t>o accomplish this goal, t</w:t>
      </w:r>
      <w:r w:rsidR="001A7B44">
        <w:rPr>
          <w:rFonts w:eastAsia="Times New Roman"/>
          <w:sz w:val="24"/>
          <w:szCs w:val="24"/>
        </w:rPr>
        <w:t xml:space="preserve">he </w:t>
      </w:r>
      <w:r w:rsidR="00B05D54">
        <w:rPr>
          <w:rFonts w:eastAsia="Times New Roman"/>
          <w:sz w:val="24"/>
          <w:szCs w:val="24"/>
        </w:rPr>
        <w:t>same</w:t>
      </w:r>
      <w:r w:rsidR="009A075A">
        <w:rPr>
          <w:rFonts w:eastAsia="Times New Roman"/>
          <w:sz w:val="24"/>
          <w:szCs w:val="24"/>
        </w:rPr>
        <w:t xml:space="preserve"> third</w:t>
      </w:r>
      <w:r w:rsidR="00113EFE">
        <w:rPr>
          <w:rFonts w:eastAsia="Times New Roman"/>
          <w:sz w:val="24"/>
          <w:szCs w:val="24"/>
        </w:rPr>
        <w:t>-</w:t>
      </w:r>
      <w:r w:rsidR="009A075A">
        <w:rPr>
          <w:rFonts w:eastAsia="Times New Roman"/>
          <w:sz w:val="24"/>
          <w:szCs w:val="24"/>
        </w:rPr>
        <w:t>party marketing firm</w:t>
      </w:r>
      <w:r w:rsidR="006F083B">
        <w:rPr>
          <w:rFonts w:eastAsia="Times New Roman"/>
          <w:sz w:val="24"/>
          <w:szCs w:val="24"/>
        </w:rPr>
        <w:t xml:space="preserve"> hired to conduct the first round of focus groups</w:t>
      </w:r>
      <w:r w:rsidR="0007232C">
        <w:rPr>
          <w:rFonts w:eastAsia="Times New Roman"/>
          <w:sz w:val="24"/>
          <w:szCs w:val="24"/>
        </w:rPr>
        <w:t xml:space="preserve"> </w:t>
      </w:r>
      <w:r w:rsidR="00113EFE">
        <w:rPr>
          <w:rFonts w:eastAsia="Times New Roman"/>
          <w:sz w:val="24"/>
          <w:szCs w:val="24"/>
        </w:rPr>
        <w:t xml:space="preserve">was hired to </w:t>
      </w:r>
      <w:r w:rsidR="0007232C">
        <w:rPr>
          <w:rFonts w:eastAsia="Times New Roman"/>
          <w:sz w:val="24"/>
          <w:szCs w:val="24"/>
        </w:rPr>
        <w:t xml:space="preserve">recruit new groups of </w:t>
      </w:r>
      <w:r w:rsidR="00992CD9">
        <w:rPr>
          <w:rFonts w:eastAsia="Times New Roman"/>
          <w:sz w:val="24"/>
          <w:szCs w:val="24"/>
        </w:rPr>
        <w:t>adults with and without hear</w:t>
      </w:r>
      <w:r w:rsidR="002E1240">
        <w:rPr>
          <w:rFonts w:eastAsia="Times New Roman"/>
          <w:sz w:val="24"/>
          <w:szCs w:val="24"/>
        </w:rPr>
        <w:t xml:space="preserve">ing loss fitting the same </w:t>
      </w:r>
      <w:r w:rsidR="006E64DC">
        <w:rPr>
          <w:rFonts w:eastAsia="Times New Roman"/>
          <w:sz w:val="24"/>
          <w:szCs w:val="24"/>
        </w:rPr>
        <w:t xml:space="preserve">inclusion </w:t>
      </w:r>
      <w:r w:rsidR="002E1240">
        <w:rPr>
          <w:rFonts w:eastAsia="Times New Roman"/>
          <w:sz w:val="24"/>
          <w:szCs w:val="24"/>
        </w:rPr>
        <w:t>criteria as the initial focus groups</w:t>
      </w:r>
      <w:r w:rsidR="006E64DC">
        <w:rPr>
          <w:rFonts w:eastAsia="Times New Roman"/>
          <w:sz w:val="24"/>
          <w:szCs w:val="24"/>
        </w:rPr>
        <w:t>.</w:t>
      </w:r>
      <w:r w:rsidR="0007232C">
        <w:rPr>
          <w:rFonts w:eastAsia="Times New Roman"/>
          <w:sz w:val="24"/>
          <w:szCs w:val="24"/>
        </w:rPr>
        <w:t xml:space="preserve"> With the assistance of a facilitator, p</w:t>
      </w:r>
      <w:r w:rsidR="00B05D54">
        <w:rPr>
          <w:rFonts w:eastAsia="Times New Roman"/>
          <w:sz w:val="24"/>
          <w:szCs w:val="24"/>
        </w:rPr>
        <w:t>articipants in each group</w:t>
      </w:r>
      <w:r w:rsidR="005B77F1">
        <w:rPr>
          <w:rFonts w:eastAsia="Times New Roman"/>
          <w:sz w:val="24"/>
          <w:szCs w:val="24"/>
        </w:rPr>
        <w:t xml:space="preserve">, </w:t>
      </w:r>
      <w:r w:rsidR="0007232C">
        <w:rPr>
          <w:rFonts w:eastAsia="Times New Roman"/>
          <w:sz w:val="24"/>
          <w:szCs w:val="24"/>
        </w:rPr>
        <w:t xml:space="preserve">and </w:t>
      </w:r>
      <w:r w:rsidR="005B77F1">
        <w:rPr>
          <w:rFonts w:eastAsia="Times New Roman"/>
          <w:sz w:val="24"/>
          <w:szCs w:val="24"/>
        </w:rPr>
        <w:t>in each country,</w:t>
      </w:r>
      <w:r w:rsidR="00B05D54">
        <w:rPr>
          <w:rFonts w:eastAsia="Times New Roman"/>
          <w:sz w:val="24"/>
          <w:szCs w:val="24"/>
        </w:rPr>
        <w:t xml:space="preserve"> were </w:t>
      </w:r>
      <w:r w:rsidR="009A075A">
        <w:rPr>
          <w:rFonts w:eastAsia="Times New Roman"/>
          <w:sz w:val="24"/>
          <w:szCs w:val="24"/>
        </w:rPr>
        <w:t>given the opportunity to</w:t>
      </w:r>
      <w:r w:rsidR="00E42C3D">
        <w:rPr>
          <w:rFonts w:eastAsia="Times New Roman"/>
          <w:sz w:val="24"/>
          <w:szCs w:val="24"/>
        </w:rPr>
        <w:t xml:space="preserve"> review</w:t>
      </w:r>
      <w:r w:rsidR="009A075A">
        <w:rPr>
          <w:rFonts w:eastAsia="Times New Roman"/>
          <w:sz w:val="24"/>
          <w:szCs w:val="24"/>
        </w:rPr>
        <w:t xml:space="preserve"> </w:t>
      </w:r>
      <w:r w:rsidR="00B05D54" w:rsidRPr="00B05D54">
        <w:rPr>
          <w:rFonts w:eastAsia="Times New Roman"/>
          <w:sz w:val="24"/>
          <w:szCs w:val="24"/>
        </w:rPr>
        <w:t>and critique</w:t>
      </w:r>
      <w:r w:rsidR="005B77F1">
        <w:rPr>
          <w:rFonts w:eastAsia="Times New Roman"/>
          <w:sz w:val="24"/>
          <w:szCs w:val="24"/>
        </w:rPr>
        <w:t xml:space="preserve"> </w:t>
      </w:r>
      <w:r w:rsidR="00EF6A64">
        <w:rPr>
          <w:rFonts w:eastAsia="Times New Roman"/>
          <w:sz w:val="24"/>
          <w:szCs w:val="24"/>
        </w:rPr>
        <w:t>the</w:t>
      </w:r>
      <w:r w:rsidR="0007232C">
        <w:rPr>
          <w:rFonts w:eastAsia="Times New Roman"/>
          <w:sz w:val="24"/>
          <w:szCs w:val="24"/>
        </w:rPr>
        <w:t xml:space="preserve"> </w:t>
      </w:r>
      <w:r w:rsidR="00802DEF">
        <w:rPr>
          <w:rFonts w:eastAsia="Times New Roman"/>
          <w:sz w:val="24"/>
          <w:szCs w:val="24"/>
        </w:rPr>
        <w:t>pool</w:t>
      </w:r>
      <w:r w:rsidR="001A7B44">
        <w:rPr>
          <w:rFonts w:eastAsia="Times New Roman"/>
          <w:sz w:val="24"/>
          <w:szCs w:val="24"/>
        </w:rPr>
        <w:t xml:space="preserve"> of </w:t>
      </w:r>
      <w:r w:rsidR="0007232C">
        <w:rPr>
          <w:rFonts w:eastAsia="Times New Roman"/>
          <w:sz w:val="24"/>
          <w:szCs w:val="24"/>
        </w:rPr>
        <w:t xml:space="preserve">survey </w:t>
      </w:r>
      <w:r w:rsidR="001A7B44">
        <w:rPr>
          <w:rFonts w:eastAsia="Times New Roman"/>
          <w:sz w:val="24"/>
          <w:szCs w:val="24"/>
        </w:rPr>
        <w:t xml:space="preserve">questions. </w:t>
      </w:r>
      <w:r w:rsidR="005740AB">
        <w:rPr>
          <w:rFonts w:eastAsia="Times New Roman"/>
          <w:sz w:val="24"/>
          <w:szCs w:val="24"/>
        </w:rPr>
        <w:t>T</w:t>
      </w:r>
      <w:r w:rsidR="00E42C3D">
        <w:rPr>
          <w:rFonts w:eastAsia="Times New Roman"/>
          <w:sz w:val="24"/>
          <w:szCs w:val="24"/>
        </w:rPr>
        <w:t xml:space="preserve">hey were asked </w:t>
      </w:r>
      <w:r w:rsidR="005740AB">
        <w:rPr>
          <w:rFonts w:eastAsia="Times New Roman"/>
          <w:sz w:val="24"/>
          <w:szCs w:val="24"/>
        </w:rPr>
        <w:t xml:space="preserve">by the facilitator </w:t>
      </w:r>
      <w:r w:rsidR="00E42C3D">
        <w:rPr>
          <w:rFonts w:eastAsia="Times New Roman"/>
          <w:sz w:val="24"/>
          <w:szCs w:val="24"/>
        </w:rPr>
        <w:t>to identify any question</w:t>
      </w:r>
      <w:r w:rsidR="00E42C3D" w:rsidRPr="00E42C3D">
        <w:rPr>
          <w:rFonts w:eastAsia="Times New Roman"/>
          <w:sz w:val="24"/>
          <w:szCs w:val="24"/>
        </w:rPr>
        <w:t xml:space="preserve"> that might be vague or incomprehensible</w:t>
      </w:r>
      <w:r w:rsidR="000C43F9">
        <w:rPr>
          <w:rFonts w:eastAsia="Times New Roman"/>
          <w:sz w:val="24"/>
          <w:szCs w:val="24"/>
        </w:rPr>
        <w:t xml:space="preserve"> and to suggest alte</w:t>
      </w:r>
      <w:r w:rsidR="000C19AB">
        <w:rPr>
          <w:rFonts w:eastAsia="Times New Roman"/>
          <w:sz w:val="24"/>
          <w:szCs w:val="24"/>
        </w:rPr>
        <w:t>rnative wording when needed</w:t>
      </w:r>
      <w:r w:rsidR="00E42C3D" w:rsidRPr="00E42C3D">
        <w:rPr>
          <w:rFonts w:eastAsia="Times New Roman"/>
          <w:sz w:val="24"/>
          <w:szCs w:val="24"/>
        </w:rPr>
        <w:t xml:space="preserve">. </w:t>
      </w:r>
      <w:r w:rsidR="003533F8">
        <w:rPr>
          <w:rFonts w:eastAsia="Times New Roman"/>
          <w:sz w:val="24"/>
          <w:szCs w:val="24"/>
        </w:rPr>
        <w:t xml:space="preserve">They were also asked to identify: 1) </w:t>
      </w:r>
      <w:r w:rsidR="003533F8" w:rsidRPr="003533F8">
        <w:rPr>
          <w:sz w:val="24"/>
          <w:szCs w:val="24"/>
        </w:rPr>
        <w:t>what questions are most relevant to your experiences and opinions? 2) What topics have we not asked about that we should? 3) What topics could we leave out? 4) What changes should we make to the wording so that the questions are clear and understandable?</w:t>
      </w:r>
      <w:r>
        <w:rPr>
          <w:sz w:val="24"/>
          <w:szCs w:val="24"/>
        </w:rPr>
        <w:t xml:space="preserve"> </w:t>
      </w:r>
      <w:r w:rsidR="00E42C3D">
        <w:rPr>
          <w:rFonts w:eastAsia="Times New Roman"/>
          <w:sz w:val="24"/>
          <w:szCs w:val="24"/>
        </w:rPr>
        <w:t xml:space="preserve">The </w:t>
      </w:r>
      <w:r w:rsidR="006E64DC">
        <w:rPr>
          <w:rFonts w:eastAsia="Times New Roman"/>
          <w:sz w:val="24"/>
          <w:szCs w:val="24"/>
        </w:rPr>
        <w:t>scientific</w:t>
      </w:r>
      <w:r w:rsidR="00E42C3D">
        <w:rPr>
          <w:rFonts w:eastAsia="Times New Roman"/>
          <w:sz w:val="24"/>
          <w:szCs w:val="24"/>
        </w:rPr>
        <w:t xml:space="preserve"> team was</w:t>
      </w:r>
      <w:r w:rsidR="00E42C3D" w:rsidRPr="00E42C3D">
        <w:rPr>
          <w:rFonts w:eastAsia="Times New Roman"/>
          <w:sz w:val="24"/>
          <w:szCs w:val="24"/>
        </w:rPr>
        <w:t xml:space="preserve"> onsite in each country and noted</w:t>
      </w:r>
      <w:r w:rsidR="00C74A53">
        <w:rPr>
          <w:rFonts w:eastAsia="Times New Roman"/>
          <w:sz w:val="24"/>
          <w:szCs w:val="24"/>
        </w:rPr>
        <w:t xml:space="preserve"> all comments and suggestions. S</w:t>
      </w:r>
      <w:r w:rsidR="00E42C3D" w:rsidRPr="00E42C3D">
        <w:rPr>
          <w:rFonts w:eastAsia="Times New Roman"/>
          <w:sz w:val="24"/>
          <w:szCs w:val="24"/>
        </w:rPr>
        <w:t xml:space="preserve">urvey </w:t>
      </w:r>
      <w:r w:rsidR="005740AB">
        <w:rPr>
          <w:rFonts w:eastAsia="Times New Roman"/>
          <w:sz w:val="24"/>
          <w:szCs w:val="24"/>
        </w:rPr>
        <w:t>questions were</w:t>
      </w:r>
      <w:r w:rsidR="00C74A53">
        <w:rPr>
          <w:rFonts w:eastAsia="Times New Roman"/>
          <w:sz w:val="24"/>
          <w:szCs w:val="24"/>
        </w:rPr>
        <w:t xml:space="preserve"> then</w:t>
      </w:r>
      <w:r w:rsidR="00E42C3D" w:rsidRPr="00E42C3D">
        <w:rPr>
          <w:rFonts w:eastAsia="Times New Roman"/>
          <w:sz w:val="24"/>
          <w:szCs w:val="24"/>
        </w:rPr>
        <w:t xml:space="preserve"> modif</w:t>
      </w:r>
      <w:r w:rsidR="00EF6A64">
        <w:rPr>
          <w:rFonts w:eastAsia="Times New Roman"/>
          <w:sz w:val="24"/>
          <w:szCs w:val="24"/>
        </w:rPr>
        <w:t xml:space="preserve">ied into a format that all </w:t>
      </w:r>
      <w:r w:rsidR="00E42C3D" w:rsidRPr="00E42C3D">
        <w:rPr>
          <w:rFonts w:eastAsia="Times New Roman"/>
          <w:sz w:val="24"/>
          <w:szCs w:val="24"/>
        </w:rPr>
        <w:t>investigators agreed upon.</w:t>
      </w:r>
    </w:p>
    <w:p w14:paraId="511FBC29" w14:textId="77777777" w:rsidR="00E74752" w:rsidRDefault="00831ED0" w:rsidP="00831ED0">
      <w:pPr>
        <w:widowControl w:val="0"/>
        <w:autoSpaceDE w:val="0"/>
        <w:autoSpaceDN w:val="0"/>
        <w:adjustRightInd w:val="0"/>
        <w:spacing w:line="480" w:lineRule="auto"/>
        <w:ind w:firstLine="720"/>
        <w:rPr>
          <w:ins w:id="2" w:author="Tremblay Admin" w:date="2020-07-25T16:01:00Z"/>
          <w:sz w:val="24"/>
          <w:szCs w:val="24"/>
        </w:rPr>
      </w:pPr>
      <w:r>
        <w:rPr>
          <w:rFonts w:eastAsia="Times New Roman"/>
          <w:sz w:val="24"/>
          <w:szCs w:val="24"/>
        </w:rPr>
        <w:t>T</w:t>
      </w:r>
      <w:r w:rsidR="00F627C5">
        <w:rPr>
          <w:rFonts w:eastAsia="Times New Roman"/>
          <w:sz w:val="24"/>
          <w:szCs w:val="24"/>
        </w:rPr>
        <w:t>he</w:t>
      </w:r>
      <w:r w:rsidR="003F2A4A">
        <w:rPr>
          <w:rFonts w:eastAsia="Times New Roman"/>
          <w:sz w:val="24"/>
          <w:szCs w:val="24"/>
        </w:rPr>
        <w:t xml:space="preserve"> final </w:t>
      </w:r>
      <w:r w:rsidR="00205627">
        <w:rPr>
          <w:rFonts w:eastAsia="Times New Roman"/>
          <w:sz w:val="24"/>
          <w:szCs w:val="24"/>
        </w:rPr>
        <w:t xml:space="preserve">set of </w:t>
      </w:r>
      <w:r w:rsidR="003F2A4A">
        <w:rPr>
          <w:rFonts w:eastAsia="Times New Roman"/>
          <w:sz w:val="24"/>
          <w:szCs w:val="24"/>
        </w:rPr>
        <w:t>survey</w:t>
      </w:r>
      <w:r w:rsidR="00205627">
        <w:rPr>
          <w:rFonts w:eastAsia="Times New Roman"/>
          <w:sz w:val="24"/>
          <w:szCs w:val="24"/>
        </w:rPr>
        <w:t xml:space="preserve"> questions </w:t>
      </w:r>
      <w:r>
        <w:rPr>
          <w:rFonts w:eastAsia="Times New Roman"/>
          <w:sz w:val="24"/>
          <w:szCs w:val="24"/>
        </w:rPr>
        <w:t xml:space="preserve">can be seen in </w:t>
      </w:r>
      <w:r w:rsidR="00205627">
        <w:rPr>
          <w:rFonts w:eastAsia="Times New Roman"/>
          <w:sz w:val="24"/>
          <w:szCs w:val="24"/>
        </w:rPr>
        <w:t>Supplement 1</w:t>
      </w:r>
      <w:r w:rsidR="00E74752">
        <w:rPr>
          <w:rFonts w:eastAsia="Times New Roman"/>
          <w:sz w:val="24"/>
          <w:szCs w:val="24"/>
        </w:rPr>
        <w:t xml:space="preserve">. They </w:t>
      </w:r>
      <w:r>
        <w:rPr>
          <w:rFonts w:eastAsia="Times New Roman"/>
          <w:sz w:val="24"/>
          <w:szCs w:val="24"/>
        </w:rPr>
        <w:t xml:space="preserve">address </w:t>
      </w:r>
      <w:r>
        <w:rPr>
          <w:rFonts w:eastAsia="Times New Roman"/>
          <w:sz w:val="24"/>
          <w:szCs w:val="24"/>
        </w:rPr>
        <w:lastRenderedPageBreak/>
        <w:t xml:space="preserve">topics such as: </w:t>
      </w:r>
      <w:r w:rsidR="00F627C5">
        <w:rPr>
          <w:rFonts w:eastAsia="Times New Roman"/>
          <w:sz w:val="24"/>
          <w:szCs w:val="24"/>
        </w:rPr>
        <w:t xml:space="preserve">technology, psychosocial support, </w:t>
      </w:r>
      <w:r w:rsidR="005B77F1">
        <w:rPr>
          <w:rFonts w:eastAsia="Times New Roman"/>
          <w:sz w:val="24"/>
          <w:szCs w:val="24"/>
        </w:rPr>
        <w:t xml:space="preserve">government and insurance </w:t>
      </w:r>
      <w:r w:rsidR="00113EFE">
        <w:rPr>
          <w:rFonts w:eastAsia="Times New Roman"/>
          <w:sz w:val="24"/>
          <w:szCs w:val="24"/>
        </w:rPr>
        <w:t xml:space="preserve">options for financial </w:t>
      </w:r>
      <w:r w:rsidR="005B77F1">
        <w:rPr>
          <w:rFonts w:eastAsia="Times New Roman"/>
          <w:sz w:val="24"/>
          <w:szCs w:val="24"/>
        </w:rPr>
        <w:t xml:space="preserve">assistance, </w:t>
      </w:r>
      <w:r w:rsidR="00F627C5">
        <w:rPr>
          <w:rFonts w:eastAsia="Times New Roman"/>
          <w:sz w:val="24"/>
          <w:szCs w:val="24"/>
        </w:rPr>
        <w:t>accessibility</w:t>
      </w:r>
      <w:r w:rsidR="00113EFE">
        <w:rPr>
          <w:rFonts w:eastAsia="Times New Roman"/>
          <w:sz w:val="24"/>
          <w:szCs w:val="24"/>
        </w:rPr>
        <w:t xml:space="preserve"> to HHC</w:t>
      </w:r>
      <w:r w:rsidR="00F627C5">
        <w:rPr>
          <w:rFonts w:eastAsia="Times New Roman"/>
          <w:sz w:val="24"/>
          <w:szCs w:val="24"/>
        </w:rPr>
        <w:t>, affordability</w:t>
      </w:r>
      <w:r w:rsidR="00113EFE">
        <w:rPr>
          <w:rFonts w:eastAsia="Times New Roman"/>
          <w:sz w:val="24"/>
          <w:szCs w:val="24"/>
        </w:rPr>
        <w:t xml:space="preserve"> of HHC</w:t>
      </w:r>
      <w:r w:rsidR="00F627C5">
        <w:rPr>
          <w:rFonts w:eastAsia="Times New Roman"/>
          <w:sz w:val="24"/>
          <w:szCs w:val="24"/>
        </w:rPr>
        <w:t>, stigma, trus</w:t>
      </w:r>
      <w:r w:rsidR="002E6769">
        <w:rPr>
          <w:rFonts w:eastAsia="Times New Roman"/>
          <w:sz w:val="24"/>
          <w:szCs w:val="24"/>
        </w:rPr>
        <w:t xml:space="preserve">t, </w:t>
      </w:r>
      <w:r w:rsidR="002E6769" w:rsidRPr="00831ED0">
        <w:rPr>
          <w:rFonts w:eastAsia="Times New Roman"/>
          <w:sz w:val="24"/>
          <w:szCs w:val="24"/>
        </w:rPr>
        <w:t>and access to information</w:t>
      </w:r>
      <w:r w:rsidR="00C74A53" w:rsidRPr="00831ED0">
        <w:rPr>
          <w:rFonts w:eastAsia="Times New Roman"/>
          <w:sz w:val="24"/>
          <w:szCs w:val="24"/>
        </w:rPr>
        <w:t>. When</w:t>
      </w:r>
      <w:r w:rsidR="00205627" w:rsidRPr="00831ED0">
        <w:rPr>
          <w:rFonts w:eastAsia="Times New Roman"/>
          <w:sz w:val="24"/>
          <w:szCs w:val="24"/>
        </w:rPr>
        <w:t xml:space="preserve"> a</w:t>
      </w:r>
      <w:r w:rsidR="00F627C5" w:rsidRPr="00831ED0">
        <w:rPr>
          <w:rFonts w:eastAsia="Times New Roman"/>
          <w:sz w:val="24"/>
          <w:szCs w:val="24"/>
        </w:rPr>
        <w:t xml:space="preserve"> </w:t>
      </w:r>
      <w:r w:rsidR="00543CF7" w:rsidRPr="00831ED0">
        <w:rPr>
          <w:rFonts w:eastAsia="Times New Roman"/>
          <w:sz w:val="24"/>
          <w:szCs w:val="24"/>
        </w:rPr>
        <w:t xml:space="preserve">survey </w:t>
      </w:r>
      <w:r w:rsidR="00F627C5" w:rsidRPr="00831ED0">
        <w:rPr>
          <w:rFonts w:eastAsia="Times New Roman"/>
          <w:sz w:val="24"/>
          <w:szCs w:val="24"/>
        </w:rPr>
        <w:t>question</w:t>
      </w:r>
      <w:r w:rsidR="00205627" w:rsidRPr="00831ED0">
        <w:rPr>
          <w:rFonts w:eastAsia="Times New Roman"/>
          <w:sz w:val="24"/>
          <w:szCs w:val="24"/>
        </w:rPr>
        <w:t xml:space="preserve"> or response option</w:t>
      </w:r>
      <w:r w:rsidR="00F627C5" w:rsidRPr="00831ED0">
        <w:rPr>
          <w:rFonts w:eastAsia="Times New Roman"/>
          <w:sz w:val="24"/>
          <w:szCs w:val="24"/>
        </w:rPr>
        <w:t xml:space="preserve"> referenced a </w:t>
      </w:r>
      <w:r w:rsidR="00113EFE" w:rsidRPr="00831ED0">
        <w:rPr>
          <w:rFonts w:eastAsia="Times New Roman"/>
          <w:sz w:val="24"/>
          <w:szCs w:val="24"/>
        </w:rPr>
        <w:t>country-</w:t>
      </w:r>
      <w:r w:rsidR="00F627C5" w:rsidRPr="00831ED0">
        <w:rPr>
          <w:rFonts w:eastAsia="Times New Roman"/>
          <w:sz w:val="24"/>
          <w:szCs w:val="24"/>
        </w:rPr>
        <w:t>specific outlet, service</w:t>
      </w:r>
      <w:r w:rsidR="00205627" w:rsidRPr="00831ED0">
        <w:rPr>
          <w:rFonts w:eastAsia="Times New Roman"/>
          <w:sz w:val="24"/>
          <w:szCs w:val="24"/>
        </w:rPr>
        <w:t>,</w:t>
      </w:r>
      <w:r w:rsidR="00F627C5" w:rsidRPr="00831ED0">
        <w:rPr>
          <w:rFonts w:eastAsia="Times New Roman"/>
          <w:sz w:val="24"/>
          <w:szCs w:val="24"/>
        </w:rPr>
        <w:t xml:space="preserve"> or charity </w:t>
      </w:r>
      <w:r w:rsidR="00205627" w:rsidRPr="00831ED0">
        <w:rPr>
          <w:rFonts w:eastAsia="Times New Roman"/>
          <w:sz w:val="24"/>
          <w:szCs w:val="24"/>
        </w:rPr>
        <w:t>by name,</w:t>
      </w:r>
      <w:r w:rsidR="00F627C5" w:rsidRPr="00831ED0">
        <w:rPr>
          <w:rFonts w:eastAsia="Times New Roman"/>
          <w:sz w:val="24"/>
          <w:szCs w:val="24"/>
        </w:rPr>
        <w:t xml:space="preserve"> comparable culturally app</w:t>
      </w:r>
      <w:r w:rsidR="005B77F1" w:rsidRPr="00831ED0">
        <w:rPr>
          <w:rFonts w:eastAsia="Times New Roman"/>
          <w:sz w:val="24"/>
          <w:szCs w:val="24"/>
        </w:rPr>
        <w:t>ropriate substitutions were used</w:t>
      </w:r>
      <w:r w:rsidR="00113EFE" w:rsidRPr="00831ED0">
        <w:rPr>
          <w:rFonts w:eastAsia="Times New Roman"/>
          <w:sz w:val="24"/>
          <w:szCs w:val="24"/>
        </w:rPr>
        <w:t xml:space="preserve"> in the version administered in other countries</w:t>
      </w:r>
      <w:r w:rsidR="00B6761F" w:rsidRPr="00831ED0">
        <w:rPr>
          <w:rFonts w:eastAsia="Times New Roman"/>
          <w:sz w:val="24"/>
          <w:szCs w:val="24"/>
        </w:rPr>
        <w:t>. As an example, when referencing technology stores, the following options were provided: AUS (Apple Store/JB HiFi); CAN (Apple Store/Best Buy); ENG (Apple Store/Curry’s)</w:t>
      </w:r>
      <w:proofErr w:type="gramStart"/>
      <w:r w:rsidR="00B6761F" w:rsidRPr="00831ED0">
        <w:rPr>
          <w:rFonts w:eastAsia="Times New Roman"/>
          <w:sz w:val="24"/>
          <w:szCs w:val="24"/>
        </w:rPr>
        <w:t>;</w:t>
      </w:r>
      <w:proofErr w:type="gramEnd"/>
      <w:r w:rsidR="00B6761F" w:rsidRPr="00831ED0">
        <w:rPr>
          <w:rFonts w:eastAsia="Times New Roman"/>
          <w:sz w:val="24"/>
          <w:szCs w:val="24"/>
        </w:rPr>
        <w:t xml:space="preserve"> USA (Apple Store/Best Buy)</w:t>
      </w:r>
      <w:r w:rsidR="00F44CD0" w:rsidRPr="00831ED0">
        <w:rPr>
          <w:rFonts w:eastAsia="Times New Roman"/>
          <w:sz w:val="24"/>
          <w:szCs w:val="24"/>
        </w:rPr>
        <w:t>.</w:t>
      </w:r>
      <w:r w:rsidR="00F627C5" w:rsidRPr="00831ED0">
        <w:rPr>
          <w:rFonts w:eastAsia="Times New Roman"/>
          <w:sz w:val="24"/>
          <w:szCs w:val="24"/>
        </w:rPr>
        <w:t xml:space="preserve"> </w:t>
      </w:r>
      <w:r w:rsidR="00EF6A64" w:rsidRPr="00831ED0">
        <w:rPr>
          <w:rFonts w:eastAsia="Times New Roman"/>
          <w:sz w:val="24"/>
          <w:szCs w:val="24"/>
        </w:rPr>
        <w:t xml:space="preserve"> </w:t>
      </w:r>
      <w:r w:rsidR="00666806" w:rsidRPr="00831ED0">
        <w:rPr>
          <w:rFonts w:eastAsia="Times New Roman"/>
          <w:sz w:val="24"/>
          <w:szCs w:val="24"/>
        </w:rPr>
        <w:t>The scientific team added standardized questions related to hearing handicap, tinnitus, and trust,</w:t>
      </w:r>
      <w:r w:rsidR="0007232C" w:rsidRPr="00831ED0">
        <w:rPr>
          <w:rFonts w:eastAsia="Times New Roman"/>
          <w:sz w:val="24"/>
          <w:szCs w:val="24"/>
        </w:rPr>
        <w:t xml:space="preserve"> so results could be compared to existing published literature</w:t>
      </w:r>
      <w:r w:rsidR="00754A5B" w:rsidRPr="00D27206">
        <w:rPr>
          <w:rFonts w:eastAsia="Times New Roman"/>
          <w:sz w:val="24"/>
          <w:szCs w:val="24"/>
        </w:rPr>
        <w:t xml:space="preserve">. </w:t>
      </w:r>
      <w:r w:rsidR="00591E78" w:rsidRPr="00831ED0">
        <w:rPr>
          <w:sz w:val="24"/>
          <w:szCs w:val="24"/>
        </w:rPr>
        <w:t xml:space="preserve">Data collection ended in 2018 and the 950,000 plus data points were collated and organized through 2019. </w:t>
      </w:r>
      <w:r w:rsidR="00113EFE" w:rsidRPr="00831ED0">
        <w:rPr>
          <w:sz w:val="24"/>
          <w:szCs w:val="24"/>
        </w:rPr>
        <w:t xml:space="preserve"> </w:t>
      </w:r>
    </w:p>
    <w:p w14:paraId="239F3C48" w14:textId="0508FBFB" w:rsidR="00EA7F6C" w:rsidRPr="00831ED0" w:rsidRDefault="00591E78" w:rsidP="00831ED0">
      <w:pPr>
        <w:widowControl w:val="0"/>
        <w:autoSpaceDE w:val="0"/>
        <w:autoSpaceDN w:val="0"/>
        <w:adjustRightInd w:val="0"/>
        <w:spacing w:line="480" w:lineRule="auto"/>
        <w:ind w:firstLine="720"/>
        <w:rPr>
          <w:sz w:val="24"/>
          <w:szCs w:val="24"/>
        </w:rPr>
      </w:pPr>
      <w:r w:rsidRPr="00831ED0">
        <w:rPr>
          <w:sz w:val="24"/>
          <w:szCs w:val="24"/>
        </w:rPr>
        <w:t xml:space="preserve">In </w:t>
      </w:r>
      <w:r w:rsidR="00113EFE" w:rsidRPr="00831ED0">
        <w:rPr>
          <w:sz w:val="24"/>
          <w:szCs w:val="24"/>
        </w:rPr>
        <w:t>the present paper,</w:t>
      </w:r>
      <w:r w:rsidR="002720E6" w:rsidRPr="00831ED0">
        <w:rPr>
          <w:sz w:val="24"/>
          <w:szCs w:val="24"/>
        </w:rPr>
        <w:t xml:space="preserve"> we </w:t>
      </w:r>
      <w:r w:rsidR="00113EFE" w:rsidRPr="00831ED0">
        <w:rPr>
          <w:sz w:val="24"/>
          <w:szCs w:val="24"/>
        </w:rPr>
        <w:t>begin</w:t>
      </w:r>
      <w:r w:rsidR="002720E6" w:rsidRPr="00831ED0">
        <w:rPr>
          <w:sz w:val="24"/>
          <w:szCs w:val="24"/>
        </w:rPr>
        <w:t xml:space="preserve"> </w:t>
      </w:r>
      <w:r w:rsidR="00113EFE" w:rsidRPr="00831ED0">
        <w:rPr>
          <w:sz w:val="24"/>
          <w:szCs w:val="24"/>
        </w:rPr>
        <w:t xml:space="preserve">analyses of the data gathered using the final </w:t>
      </w:r>
      <w:r w:rsidR="002720E6" w:rsidRPr="00831ED0">
        <w:rPr>
          <w:sz w:val="24"/>
          <w:szCs w:val="24"/>
        </w:rPr>
        <w:t xml:space="preserve">eHearing </w:t>
      </w:r>
      <w:r w:rsidR="00113EFE" w:rsidRPr="00831ED0">
        <w:rPr>
          <w:sz w:val="24"/>
          <w:szCs w:val="24"/>
        </w:rPr>
        <w:t>survey</w:t>
      </w:r>
      <w:r w:rsidR="00E133B0" w:rsidRPr="00831ED0">
        <w:rPr>
          <w:sz w:val="24"/>
          <w:szCs w:val="24"/>
        </w:rPr>
        <w:t xml:space="preserve"> by reporting on </w:t>
      </w:r>
      <w:r w:rsidR="00BA6F36" w:rsidRPr="00831ED0">
        <w:rPr>
          <w:sz w:val="24"/>
          <w:szCs w:val="24"/>
        </w:rPr>
        <w:t xml:space="preserve">data </w:t>
      </w:r>
      <w:r w:rsidR="00113EFE" w:rsidRPr="00831ED0">
        <w:rPr>
          <w:sz w:val="24"/>
          <w:szCs w:val="24"/>
        </w:rPr>
        <w:t>from all</w:t>
      </w:r>
      <w:r w:rsidR="00BA6F36" w:rsidRPr="00831ED0">
        <w:rPr>
          <w:sz w:val="24"/>
          <w:szCs w:val="24"/>
        </w:rPr>
        <w:t xml:space="preserve"> four countries</w:t>
      </w:r>
      <w:r w:rsidR="00E133B0" w:rsidRPr="00831ED0">
        <w:rPr>
          <w:sz w:val="24"/>
          <w:szCs w:val="24"/>
        </w:rPr>
        <w:t xml:space="preserve"> pertaining to</w:t>
      </w:r>
      <w:r w:rsidR="002720E6" w:rsidRPr="00831ED0">
        <w:rPr>
          <w:sz w:val="24"/>
          <w:szCs w:val="24"/>
        </w:rPr>
        <w:t xml:space="preserve"> participant p</w:t>
      </w:r>
      <w:r w:rsidR="00E133B0" w:rsidRPr="00831ED0">
        <w:rPr>
          <w:sz w:val="24"/>
          <w:szCs w:val="24"/>
        </w:rPr>
        <w:t xml:space="preserve">references </w:t>
      </w:r>
      <w:r w:rsidR="00047E86" w:rsidRPr="00831ED0">
        <w:rPr>
          <w:sz w:val="24"/>
          <w:szCs w:val="24"/>
        </w:rPr>
        <w:t>for</w:t>
      </w:r>
      <w:r w:rsidR="00E133B0" w:rsidRPr="00831ED0">
        <w:rPr>
          <w:sz w:val="24"/>
          <w:szCs w:val="24"/>
        </w:rPr>
        <w:t xml:space="preserve"> seeking help for HHC</w:t>
      </w:r>
      <w:r w:rsidR="00C74A53" w:rsidRPr="00831ED0">
        <w:rPr>
          <w:sz w:val="24"/>
          <w:szCs w:val="24"/>
        </w:rPr>
        <w:t xml:space="preserve">. </w:t>
      </w:r>
      <w:r w:rsidR="00BA7C21" w:rsidRPr="00831ED0">
        <w:rPr>
          <w:sz w:val="24"/>
          <w:szCs w:val="24"/>
        </w:rPr>
        <w:t>M</w:t>
      </w:r>
      <w:r w:rsidR="00802DEF" w:rsidRPr="00831ED0">
        <w:rPr>
          <w:sz w:val="24"/>
          <w:szCs w:val="24"/>
        </w:rPr>
        <w:t>uch h</w:t>
      </w:r>
      <w:r w:rsidR="003F2A4A" w:rsidRPr="00831ED0">
        <w:rPr>
          <w:sz w:val="24"/>
          <w:szCs w:val="24"/>
        </w:rPr>
        <w:t>as been written about the</w:t>
      </w:r>
      <w:r w:rsidR="00802DEF" w:rsidRPr="00831ED0">
        <w:rPr>
          <w:sz w:val="24"/>
          <w:szCs w:val="24"/>
        </w:rPr>
        <w:t xml:space="preserve"> various journeys one goes through when seeking help for hearing </w:t>
      </w:r>
      <w:r w:rsidR="003F2A4A" w:rsidRPr="00831ED0">
        <w:rPr>
          <w:sz w:val="24"/>
          <w:szCs w:val="24"/>
        </w:rPr>
        <w:t xml:space="preserve">problems </w:t>
      </w:r>
      <w:r w:rsidR="00802DEF" w:rsidRPr="00831ED0">
        <w:rPr>
          <w:sz w:val="24"/>
          <w:szCs w:val="24"/>
        </w:rPr>
        <w:t>(</w:t>
      </w:r>
      <w:r w:rsidR="003F2A4A" w:rsidRPr="00831ED0">
        <w:rPr>
          <w:sz w:val="24"/>
          <w:szCs w:val="24"/>
        </w:rPr>
        <w:t>for a review see</w:t>
      </w:r>
      <w:r w:rsidR="00802DEF" w:rsidRPr="00831ED0">
        <w:rPr>
          <w:sz w:val="24"/>
          <w:szCs w:val="24"/>
        </w:rPr>
        <w:t xml:space="preserve"> Knudsen et al. 2010)</w:t>
      </w:r>
      <w:r w:rsidR="00113EFE" w:rsidRPr="00831ED0">
        <w:rPr>
          <w:sz w:val="24"/>
          <w:szCs w:val="24"/>
        </w:rPr>
        <w:t xml:space="preserve">. </w:t>
      </w:r>
      <w:r w:rsidR="00703EB7" w:rsidRPr="00831ED0">
        <w:rPr>
          <w:sz w:val="24"/>
          <w:szCs w:val="24"/>
        </w:rPr>
        <w:t xml:space="preserve">A common </w:t>
      </w:r>
      <w:r w:rsidR="007B2037" w:rsidRPr="00831ED0">
        <w:rPr>
          <w:sz w:val="24"/>
          <w:szCs w:val="24"/>
        </w:rPr>
        <w:t xml:space="preserve">starting point for </w:t>
      </w:r>
      <w:proofErr w:type="gramStart"/>
      <w:r w:rsidR="00703EB7" w:rsidRPr="00831ED0">
        <w:rPr>
          <w:sz w:val="24"/>
          <w:szCs w:val="24"/>
        </w:rPr>
        <w:t>help-seeking</w:t>
      </w:r>
      <w:proofErr w:type="gramEnd"/>
      <w:r w:rsidR="00703EB7" w:rsidRPr="00831ED0">
        <w:rPr>
          <w:sz w:val="24"/>
          <w:szCs w:val="24"/>
        </w:rPr>
        <w:t xml:space="preserve"> begins with the</w:t>
      </w:r>
      <w:r w:rsidR="00802DEF" w:rsidRPr="00831ED0">
        <w:rPr>
          <w:sz w:val="24"/>
          <w:szCs w:val="24"/>
        </w:rPr>
        <w:t xml:space="preserve"> individual </w:t>
      </w:r>
      <w:r w:rsidR="00703EB7" w:rsidRPr="00831ED0">
        <w:rPr>
          <w:sz w:val="24"/>
          <w:szCs w:val="24"/>
        </w:rPr>
        <w:t>acquiring</w:t>
      </w:r>
      <w:r w:rsidR="007B2037" w:rsidRPr="00831ED0">
        <w:rPr>
          <w:sz w:val="24"/>
          <w:szCs w:val="24"/>
        </w:rPr>
        <w:t xml:space="preserve"> information</w:t>
      </w:r>
      <w:r w:rsidR="00703EB7" w:rsidRPr="00831ED0">
        <w:rPr>
          <w:sz w:val="24"/>
          <w:szCs w:val="24"/>
        </w:rPr>
        <w:t>, w</w:t>
      </w:r>
      <w:r w:rsidR="007B2037" w:rsidRPr="00831ED0">
        <w:rPr>
          <w:sz w:val="24"/>
          <w:szCs w:val="24"/>
        </w:rPr>
        <w:t>hether it be from friends, medical providers, or websites</w:t>
      </w:r>
      <w:r w:rsidR="00E133B0" w:rsidRPr="00831ED0">
        <w:rPr>
          <w:rFonts w:eastAsia="Times New Roman"/>
          <w:sz w:val="24"/>
          <w:szCs w:val="24"/>
        </w:rPr>
        <w:t>. It is therefore</w:t>
      </w:r>
      <w:r w:rsidR="00B9732A" w:rsidRPr="00831ED0">
        <w:rPr>
          <w:rFonts w:eastAsia="Times New Roman"/>
          <w:sz w:val="24"/>
          <w:szCs w:val="24"/>
        </w:rPr>
        <w:t xml:space="preserve"> important to position information and resources </w:t>
      </w:r>
      <w:r w:rsidR="00703EB7" w:rsidRPr="00831ED0">
        <w:rPr>
          <w:rFonts w:eastAsia="Times New Roman"/>
          <w:sz w:val="24"/>
          <w:szCs w:val="24"/>
        </w:rPr>
        <w:t>so</w:t>
      </w:r>
      <w:r w:rsidR="00B9732A" w:rsidRPr="00831ED0">
        <w:rPr>
          <w:rFonts w:eastAsia="Times New Roman"/>
          <w:sz w:val="24"/>
          <w:szCs w:val="24"/>
        </w:rPr>
        <w:t xml:space="preserve"> that </w:t>
      </w:r>
      <w:r w:rsidR="00703EB7" w:rsidRPr="00831ED0">
        <w:rPr>
          <w:rFonts w:eastAsia="Times New Roman"/>
          <w:sz w:val="24"/>
          <w:szCs w:val="24"/>
        </w:rPr>
        <w:t xml:space="preserve">it </w:t>
      </w:r>
      <w:r w:rsidR="00B9732A" w:rsidRPr="00831ED0">
        <w:rPr>
          <w:rFonts w:eastAsia="Times New Roman"/>
          <w:sz w:val="24"/>
          <w:szCs w:val="24"/>
        </w:rPr>
        <w:t>will be optimal</w:t>
      </w:r>
      <w:r w:rsidR="00D02A73" w:rsidRPr="00831ED0">
        <w:rPr>
          <w:rFonts w:eastAsia="Times New Roman"/>
          <w:sz w:val="24"/>
          <w:szCs w:val="24"/>
        </w:rPr>
        <w:t xml:space="preserve">ly accessible to </w:t>
      </w:r>
      <w:r w:rsidR="00703EB7" w:rsidRPr="00831ED0">
        <w:rPr>
          <w:rFonts w:eastAsia="Times New Roman"/>
          <w:sz w:val="24"/>
          <w:szCs w:val="24"/>
        </w:rPr>
        <w:t>older adults</w:t>
      </w:r>
      <w:r w:rsidR="00D02A73" w:rsidRPr="00831ED0">
        <w:rPr>
          <w:rFonts w:eastAsia="Times New Roman"/>
          <w:sz w:val="24"/>
          <w:szCs w:val="24"/>
        </w:rPr>
        <w:t>. O</w:t>
      </w:r>
      <w:r w:rsidR="002E6769" w:rsidRPr="00831ED0">
        <w:rPr>
          <w:rFonts w:eastAsia="Times New Roman"/>
          <w:sz w:val="24"/>
          <w:szCs w:val="24"/>
        </w:rPr>
        <w:t>ne of the quest</w:t>
      </w:r>
      <w:r w:rsidR="000C43F9" w:rsidRPr="00831ED0">
        <w:rPr>
          <w:rFonts w:eastAsia="Times New Roman"/>
          <w:sz w:val="24"/>
          <w:szCs w:val="24"/>
        </w:rPr>
        <w:t xml:space="preserve">ions contained in the </w:t>
      </w:r>
      <w:r w:rsidR="00D02A73" w:rsidRPr="00831ED0">
        <w:rPr>
          <w:sz w:val="24"/>
          <w:szCs w:val="24"/>
        </w:rPr>
        <w:t>eHearing</w:t>
      </w:r>
      <w:r w:rsidR="00D02A73" w:rsidRPr="00831ED0">
        <w:rPr>
          <w:rFonts w:eastAsia="Times New Roman"/>
          <w:sz w:val="24"/>
          <w:szCs w:val="24"/>
        </w:rPr>
        <w:t xml:space="preserve"> </w:t>
      </w:r>
      <w:r w:rsidR="000C43F9" w:rsidRPr="00831ED0">
        <w:rPr>
          <w:rFonts w:eastAsia="Times New Roman"/>
          <w:sz w:val="24"/>
          <w:szCs w:val="24"/>
        </w:rPr>
        <w:t>survey is</w:t>
      </w:r>
      <w:r w:rsidR="002E6769" w:rsidRPr="00831ED0">
        <w:rPr>
          <w:rFonts w:eastAsia="Times New Roman"/>
          <w:sz w:val="24"/>
          <w:szCs w:val="24"/>
        </w:rPr>
        <w:t>:</w:t>
      </w:r>
      <w:r w:rsidR="00B9732A" w:rsidRPr="00831ED0">
        <w:rPr>
          <w:rFonts w:eastAsia="Times New Roman"/>
          <w:sz w:val="24"/>
          <w:szCs w:val="24"/>
        </w:rPr>
        <w:t xml:space="preserve"> “Where would you prefer to get information about hearing health care?</w:t>
      </w:r>
      <w:r w:rsidR="00E74752" w:rsidRPr="00831ED0">
        <w:rPr>
          <w:rFonts w:eastAsia="Times New Roman"/>
          <w:sz w:val="24"/>
          <w:szCs w:val="24"/>
        </w:rPr>
        <w:t>”</w:t>
      </w:r>
      <w:r w:rsidR="00B9732A" w:rsidRPr="00831ED0">
        <w:rPr>
          <w:rFonts w:eastAsia="Times New Roman"/>
          <w:sz w:val="24"/>
          <w:szCs w:val="24"/>
        </w:rPr>
        <w:t xml:space="preserve"> </w:t>
      </w:r>
      <w:r w:rsidR="002E6769" w:rsidRPr="00831ED0">
        <w:rPr>
          <w:sz w:val="24"/>
          <w:szCs w:val="24"/>
        </w:rPr>
        <w:t>T</w:t>
      </w:r>
      <w:r w:rsidR="00205627" w:rsidRPr="00831ED0">
        <w:rPr>
          <w:sz w:val="24"/>
          <w:szCs w:val="24"/>
        </w:rPr>
        <w:t>he</w:t>
      </w:r>
      <w:r w:rsidR="00FC6FB8">
        <w:rPr>
          <w:sz w:val="24"/>
          <w:szCs w:val="24"/>
        </w:rPr>
        <w:t>refore, we set out to</w:t>
      </w:r>
      <w:r w:rsidR="00205627" w:rsidRPr="00831ED0">
        <w:rPr>
          <w:sz w:val="24"/>
          <w:szCs w:val="24"/>
        </w:rPr>
        <w:t xml:space="preserve"> </w:t>
      </w:r>
      <w:r w:rsidR="002E6769" w:rsidRPr="00831ED0">
        <w:rPr>
          <w:rFonts w:eastAsia="Times New Roman"/>
          <w:color w:val="212121"/>
          <w:sz w:val="24"/>
          <w:szCs w:val="24"/>
          <w:highlight w:val="white"/>
        </w:rPr>
        <w:t>analyze participant responses</w:t>
      </w:r>
      <w:r w:rsidR="00D73685" w:rsidRPr="00831ED0">
        <w:rPr>
          <w:rFonts w:eastAsia="Times New Roman"/>
          <w:color w:val="212121"/>
          <w:sz w:val="24"/>
          <w:szCs w:val="24"/>
          <w:highlight w:val="white"/>
        </w:rPr>
        <w:t xml:space="preserve"> to this </w:t>
      </w:r>
      <w:r w:rsidR="00703EB7" w:rsidRPr="00831ED0">
        <w:rPr>
          <w:rFonts w:eastAsia="Times New Roman"/>
          <w:color w:val="212121"/>
          <w:sz w:val="24"/>
          <w:szCs w:val="24"/>
          <w:highlight w:val="white"/>
        </w:rPr>
        <w:t xml:space="preserve">important </w:t>
      </w:r>
      <w:r w:rsidR="00D73685" w:rsidRPr="00831ED0">
        <w:rPr>
          <w:rFonts w:eastAsia="Times New Roman"/>
          <w:color w:val="212121"/>
          <w:sz w:val="24"/>
          <w:szCs w:val="24"/>
          <w:highlight w:val="white"/>
        </w:rPr>
        <w:t>question so that we can</w:t>
      </w:r>
      <w:r w:rsidR="002E6769" w:rsidRPr="00831ED0">
        <w:rPr>
          <w:rFonts w:eastAsia="Times New Roman"/>
          <w:color w:val="212121"/>
          <w:sz w:val="24"/>
          <w:szCs w:val="24"/>
          <w:highlight w:val="white"/>
        </w:rPr>
        <w:t xml:space="preserve"> </w:t>
      </w:r>
      <w:r w:rsidR="00431BAF" w:rsidRPr="00831ED0">
        <w:rPr>
          <w:rFonts w:eastAsia="Times New Roman"/>
          <w:color w:val="212121"/>
          <w:sz w:val="24"/>
          <w:szCs w:val="24"/>
          <w:highlight w:val="white"/>
        </w:rPr>
        <w:t>better understand where older adult</w:t>
      </w:r>
      <w:r w:rsidR="006B1F33" w:rsidRPr="00831ED0">
        <w:rPr>
          <w:rFonts w:eastAsia="Times New Roman"/>
          <w:color w:val="212121"/>
          <w:sz w:val="24"/>
          <w:szCs w:val="24"/>
          <w:highlight w:val="white"/>
        </w:rPr>
        <w:t xml:space="preserve">s </w:t>
      </w:r>
      <w:r w:rsidR="00BA7C21" w:rsidRPr="00831ED0">
        <w:rPr>
          <w:rFonts w:eastAsia="Times New Roman"/>
          <w:color w:val="212121"/>
          <w:sz w:val="24"/>
          <w:szCs w:val="24"/>
          <w:highlight w:val="white"/>
        </w:rPr>
        <w:t>prefer</w:t>
      </w:r>
      <w:r w:rsidR="00D73685" w:rsidRPr="00831ED0">
        <w:rPr>
          <w:rFonts w:eastAsia="Times New Roman"/>
          <w:color w:val="212121"/>
          <w:sz w:val="24"/>
          <w:szCs w:val="24"/>
          <w:highlight w:val="white"/>
        </w:rPr>
        <w:t xml:space="preserve"> </w:t>
      </w:r>
      <w:r w:rsidR="00E275E0" w:rsidRPr="00831ED0">
        <w:rPr>
          <w:rFonts w:eastAsia="Times New Roman"/>
          <w:color w:val="212121"/>
          <w:sz w:val="24"/>
          <w:szCs w:val="24"/>
          <w:highlight w:val="white"/>
        </w:rPr>
        <w:t>locate information</w:t>
      </w:r>
      <w:r w:rsidR="00EF6A64" w:rsidRPr="00831ED0">
        <w:rPr>
          <w:rFonts w:eastAsia="Times New Roman"/>
          <w:color w:val="212121"/>
          <w:sz w:val="24"/>
          <w:szCs w:val="24"/>
          <w:highlight w:val="white"/>
        </w:rPr>
        <w:t xml:space="preserve">. </w:t>
      </w:r>
      <w:r w:rsidR="00D02A73" w:rsidRPr="00831ED0">
        <w:rPr>
          <w:rFonts w:eastAsia="Times New Roman"/>
          <w:color w:val="212121"/>
          <w:sz w:val="24"/>
          <w:szCs w:val="24"/>
          <w:highlight w:val="white"/>
        </w:rPr>
        <w:t>A s</w:t>
      </w:r>
      <w:r w:rsidR="00431BAF" w:rsidRPr="00831ED0">
        <w:rPr>
          <w:rFonts w:eastAsia="Times New Roman"/>
          <w:color w:val="212121"/>
          <w:sz w:val="24"/>
          <w:szCs w:val="24"/>
          <w:highlight w:val="white"/>
        </w:rPr>
        <w:t>e</w:t>
      </w:r>
      <w:r w:rsidR="00EF6A64" w:rsidRPr="00831ED0">
        <w:rPr>
          <w:rFonts w:eastAsia="Times New Roman"/>
          <w:color w:val="212121"/>
          <w:sz w:val="24"/>
          <w:szCs w:val="24"/>
          <w:highlight w:val="white"/>
        </w:rPr>
        <w:t>cond</w:t>
      </w:r>
      <w:r w:rsidR="00795E4B" w:rsidRPr="00831ED0">
        <w:rPr>
          <w:rFonts w:eastAsia="Times New Roman"/>
          <w:color w:val="212121"/>
          <w:sz w:val="24"/>
          <w:szCs w:val="24"/>
          <w:highlight w:val="white"/>
        </w:rPr>
        <w:t>ary</w:t>
      </w:r>
      <w:r w:rsidR="00EF6A64" w:rsidRPr="00831ED0">
        <w:rPr>
          <w:rFonts w:eastAsia="Times New Roman"/>
          <w:color w:val="212121"/>
          <w:sz w:val="24"/>
          <w:szCs w:val="24"/>
          <w:highlight w:val="white"/>
        </w:rPr>
        <w:t xml:space="preserve"> goal</w:t>
      </w:r>
      <w:r w:rsidR="00D02A73" w:rsidRPr="00831ED0">
        <w:rPr>
          <w:rFonts w:eastAsia="Times New Roman"/>
          <w:color w:val="212121"/>
          <w:sz w:val="24"/>
          <w:szCs w:val="24"/>
          <w:highlight w:val="white"/>
        </w:rPr>
        <w:t xml:space="preserve"> was</w:t>
      </w:r>
      <w:r w:rsidR="006B1F33" w:rsidRPr="00831ED0">
        <w:rPr>
          <w:rFonts w:eastAsia="Times New Roman"/>
          <w:color w:val="212121"/>
          <w:sz w:val="24"/>
          <w:szCs w:val="24"/>
          <w:highlight w:val="white"/>
        </w:rPr>
        <w:t xml:space="preserve"> to identify </w:t>
      </w:r>
      <w:r w:rsidR="000C43F9" w:rsidRPr="00831ED0">
        <w:rPr>
          <w:rFonts w:eastAsia="Times New Roman"/>
          <w:color w:val="212121"/>
          <w:sz w:val="24"/>
          <w:szCs w:val="24"/>
          <w:highlight w:val="white"/>
        </w:rPr>
        <w:t xml:space="preserve">if these preferences </w:t>
      </w:r>
      <w:r w:rsidR="00D02A73" w:rsidRPr="00831ED0">
        <w:rPr>
          <w:rFonts w:eastAsia="Times New Roman"/>
          <w:color w:val="212121"/>
          <w:sz w:val="24"/>
          <w:szCs w:val="24"/>
          <w:highlight w:val="white"/>
        </w:rPr>
        <w:t xml:space="preserve">vary </w:t>
      </w:r>
      <w:r w:rsidR="00431BAF" w:rsidRPr="00831ED0">
        <w:rPr>
          <w:rFonts w:eastAsia="Times New Roman"/>
          <w:color w:val="212121"/>
          <w:sz w:val="24"/>
          <w:szCs w:val="24"/>
          <w:highlight w:val="white"/>
        </w:rPr>
        <w:t>dependi</w:t>
      </w:r>
      <w:r w:rsidR="00795E4B" w:rsidRPr="00831ED0">
        <w:rPr>
          <w:rFonts w:eastAsia="Times New Roman"/>
          <w:color w:val="212121"/>
          <w:sz w:val="24"/>
          <w:szCs w:val="24"/>
          <w:highlight w:val="white"/>
        </w:rPr>
        <w:t>ng on the</w:t>
      </w:r>
      <w:r w:rsidR="00431BAF" w:rsidRPr="00831ED0">
        <w:rPr>
          <w:rFonts w:eastAsia="Times New Roman"/>
          <w:color w:val="212121"/>
          <w:sz w:val="24"/>
          <w:szCs w:val="24"/>
          <w:highlight w:val="white"/>
        </w:rPr>
        <w:t xml:space="preserve"> </w:t>
      </w:r>
      <w:proofErr w:type="gramStart"/>
      <w:r w:rsidR="00431BAF" w:rsidRPr="00831ED0">
        <w:rPr>
          <w:rFonts w:eastAsia="Times New Roman"/>
          <w:color w:val="212121"/>
          <w:sz w:val="24"/>
          <w:szCs w:val="24"/>
          <w:highlight w:val="white"/>
        </w:rPr>
        <w:t>re</w:t>
      </w:r>
      <w:r w:rsidR="00795E4B" w:rsidRPr="00831ED0">
        <w:rPr>
          <w:rFonts w:eastAsia="Times New Roman"/>
          <w:color w:val="212121"/>
          <w:sz w:val="24"/>
          <w:szCs w:val="24"/>
          <w:highlight w:val="white"/>
        </w:rPr>
        <w:t>sponders</w:t>
      </w:r>
      <w:proofErr w:type="gramEnd"/>
      <w:r w:rsidR="00795E4B" w:rsidRPr="00831ED0">
        <w:rPr>
          <w:rFonts w:eastAsia="Times New Roman"/>
          <w:color w:val="212121"/>
          <w:sz w:val="24"/>
          <w:szCs w:val="24"/>
          <w:highlight w:val="white"/>
        </w:rPr>
        <w:t xml:space="preserve"> degree of </w:t>
      </w:r>
      <w:r w:rsidR="00795E4B" w:rsidRPr="00831ED0">
        <w:rPr>
          <w:rFonts w:eastAsia="Times New Roman"/>
          <w:color w:val="212121"/>
          <w:sz w:val="24"/>
          <w:szCs w:val="24"/>
          <w:highlight w:val="white"/>
        </w:rPr>
        <w:lastRenderedPageBreak/>
        <w:t>hearing loss</w:t>
      </w:r>
      <w:r w:rsidR="00703EB7" w:rsidRPr="00831ED0">
        <w:rPr>
          <w:rFonts w:eastAsia="Times New Roman"/>
          <w:color w:val="212121"/>
          <w:sz w:val="24"/>
          <w:szCs w:val="24"/>
          <w:highlight w:val="white"/>
        </w:rPr>
        <w:t xml:space="preserve"> or</w:t>
      </w:r>
      <w:r w:rsidR="00795E4B" w:rsidRPr="00831ED0">
        <w:rPr>
          <w:rFonts w:eastAsia="Times New Roman"/>
          <w:color w:val="212121"/>
          <w:sz w:val="24"/>
          <w:szCs w:val="24"/>
          <w:highlight w:val="white"/>
        </w:rPr>
        <w:t xml:space="preserve"> country </w:t>
      </w:r>
      <w:r w:rsidR="00703EB7" w:rsidRPr="00831ED0">
        <w:rPr>
          <w:rFonts w:eastAsia="Times New Roman"/>
          <w:color w:val="212121"/>
          <w:sz w:val="24"/>
          <w:szCs w:val="24"/>
          <w:highlight w:val="white"/>
        </w:rPr>
        <w:t>of residence</w:t>
      </w:r>
      <w:r w:rsidR="00795E4B" w:rsidRPr="00831ED0">
        <w:rPr>
          <w:rFonts w:eastAsia="Times New Roman"/>
          <w:color w:val="212121"/>
          <w:sz w:val="24"/>
          <w:szCs w:val="24"/>
          <w:highlight w:val="white"/>
        </w:rPr>
        <w:t>.</w:t>
      </w:r>
      <w:r w:rsidR="003F2A4A" w:rsidRPr="00831ED0">
        <w:rPr>
          <w:rFonts w:eastAsia="Times New Roman"/>
          <w:color w:val="212121"/>
          <w:sz w:val="24"/>
          <w:szCs w:val="24"/>
          <w:highlight w:val="white"/>
        </w:rPr>
        <w:t xml:space="preserve"> </w:t>
      </w:r>
    </w:p>
    <w:p w14:paraId="74B6EB15" w14:textId="77777777" w:rsidR="0098210F" w:rsidRDefault="008C5D4A" w:rsidP="0098210F">
      <w:pPr>
        <w:spacing w:line="480" w:lineRule="auto"/>
        <w:rPr>
          <w:b/>
          <w:sz w:val="28"/>
          <w:szCs w:val="28"/>
        </w:rPr>
      </w:pPr>
      <w:r w:rsidRPr="00322441">
        <w:rPr>
          <w:b/>
          <w:sz w:val="28"/>
          <w:szCs w:val="28"/>
        </w:rPr>
        <w:t>METHODS</w:t>
      </w:r>
    </w:p>
    <w:p w14:paraId="6D692DA6" w14:textId="77777777" w:rsidR="008A147F" w:rsidRPr="00322441" w:rsidRDefault="008A147F" w:rsidP="008A147F">
      <w:pPr>
        <w:pStyle w:val="Normal1"/>
        <w:shd w:val="clear" w:color="auto" w:fill="FFFFFF"/>
        <w:spacing w:line="480" w:lineRule="auto"/>
        <w:rPr>
          <w:rFonts w:eastAsia="Times New Roman"/>
          <w:b/>
          <w:color w:val="212121"/>
          <w:sz w:val="28"/>
          <w:szCs w:val="28"/>
          <w:highlight w:val="white"/>
        </w:rPr>
      </w:pPr>
      <w:r w:rsidRPr="00322441">
        <w:rPr>
          <w:rFonts w:eastAsia="Times New Roman"/>
          <w:b/>
          <w:color w:val="212121"/>
          <w:sz w:val="28"/>
          <w:szCs w:val="28"/>
          <w:highlight w:val="white"/>
        </w:rPr>
        <w:t xml:space="preserve">Participants: </w:t>
      </w:r>
    </w:p>
    <w:p w14:paraId="3D6ABE04" w14:textId="0DFE987C" w:rsidR="0080070F" w:rsidRPr="0080070F" w:rsidRDefault="00592154" w:rsidP="0080070F">
      <w:pPr>
        <w:spacing w:line="480" w:lineRule="auto"/>
        <w:rPr>
          <w:rFonts w:eastAsia="Times New Roman"/>
          <w:color w:val="212121"/>
          <w:sz w:val="24"/>
          <w:szCs w:val="24"/>
        </w:rPr>
      </w:pPr>
      <w:r>
        <w:rPr>
          <w:rFonts w:eastAsia="Times New Roman"/>
          <w:color w:val="212121"/>
          <w:sz w:val="24"/>
          <w:szCs w:val="24"/>
          <w:highlight w:val="white"/>
        </w:rPr>
        <w:tab/>
      </w:r>
      <w:r w:rsidR="0080070F" w:rsidRPr="00BF223D">
        <w:rPr>
          <w:rFonts w:eastAsia="Times New Roman"/>
          <w:color w:val="212121"/>
          <w:sz w:val="24"/>
          <w:szCs w:val="24"/>
          <w:highlight w:val="white"/>
        </w:rPr>
        <w:t xml:space="preserve">The survey was </w:t>
      </w:r>
      <w:r w:rsidR="0080070F">
        <w:rPr>
          <w:rFonts w:eastAsia="Times New Roman"/>
          <w:color w:val="212121"/>
          <w:sz w:val="24"/>
          <w:szCs w:val="24"/>
          <w:highlight w:val="white"/>
        </w:rPr>
        <w:t>administered</w:t>
      </w:r>
      <w:r w:rsidR="0080070F" w:rsidRPr="00BF223D">
        <w:rPr>
          <w:rFonts w:eastAsia="Times New Roman"/>
          <w:color w:val="212121"/>
          <w:sz w:val="24"/>
          <w:szCs w:val="24"/>
          <w:highlight w:val="white"/>
        </w:rPr>
        <w:t xml:space="preserve"> in two ways: </w:t>
      </w:r>
      <w:r w:rsidR="0080070F">
        <w:rPr>
          <w:rFonts w:eastAsia="Times New Roman"/>
          <w:color w:val="212121"/>
          <w:sz w:val="24"/>
          <w:szCs w:val="24"/>
          <w:highlight w:val="white"/>
        </w:rPr>
        <w:t>(1) to</w:t>
      </w:r>
      <w:r w:rsidR="0080070F" w:rsidRPr="00BF223D">
        <w:rPr>
          <w:rFonts w:eastAsia="Times New Roman"/>
          <w:color w:val="212121"/>
          <w:sz w:val="24"/>
          <w:szCs w:val="24"/>
          <w:highlight w:val="white"/>
        </w:rPr>
        <w:t xml:space="preserve"> </w:t>
      </w:r>
      <w:r w:rsidR="0080070F" w:rsidRPr="00BF223D">
        <w:rPr>
          <w:rFonts w:eastAsia="Times New Roman"/>
          <w:b/>
          <w:sz w:val="24"/>
          <w:szCs w:val="24"/>
        </w:rPr>
        <w:t>online panel member</w:t>
      </w:r>
      <w:r w:rsidR="0080070F">
        <w:rPr>
          <w:rFonts w:eastAsia="Times New Roman"/>
          <w:b/>
          <w:sz w:val="24"/>
          <w:szCs w:val="24"/>
        </w:rPr>
        <w:t>s</w:t>
      </w:r>
      <w:r w:rsidR="0080070F" w:rsidRPr="00760ADB">
        <w:rPr>
          <w:rFonts w:eastAsia="Times New Roman"/>
          <w:sz w:val="24"/>
          <w:szCs w:val="24"/>
        </w:rPr>
        <w:t>, and</w:t>
      </w:r>
      <w:r w:rsidR="0080070F">
        <w:rPr>
          <w:rFonts w:eastAsia="Times New Roman"/>
          <w:color w:val="212121"/>
          <w:sz w:val="24"/>
          <w:szCs w:val="24"/>
          <w:highlight w:val="white"/>
        </w:rPr>
        <w:t xml:space="preserve"> (2) </w:t>
      </w:r>
      <w:r w:rsidR="0080070F" w:rsidRPr="006D11C0">
        <w:rPr>
          <w:rFonts w:eastAsia="Times New Roman"/>
          <w:b/>
          <w:color w:val="212121"/>
          <w:sz w:val="24"/>
          <w:szCs w:val="24"/>
          <w:highlight w:val="white"/>
        </w:rPr>
        <w:t>in-person</w:t>
      </w:r>
      <w:r w:rsidR="0080070F" w:rsidRPr="00BF223D">
        <w:rPr>
          <w:rFonts w:eastAsia="Times New Roman"/>
          <w:color w:val="212121"/>
          <w:sz w:val="24"/>
          <w:szCs w:val="24"/>
          <w:highlight w:val="white"/>
        </w:rPr>
        <w:t xml:space="preserve"> </w:t>
      </w:r>
      <w:r w:rsidR="0080070F">
        <w:rPr>
          <w:rFonts w:eastAsia="Times New Roman"/>
          <w:color w:val="212121"/>
          <w:sz w:val="24"/>
          <w:szCs w:val="24"/>
          <w:highlight w:val="white"/>
        </w:rPr>
        <w:t>at research test sites (London, Seattle, Sydney, Toronto) where</w:t>
      </w:r>
      <w:r w:rsidR="0080070F" w:rsidRPr="00BF223D">
        <w:rPr>
          <w:rFonts w:eastAsia="Times New Roman"/>
          <w:color w:val="212121"/>
          <w:sz w:val="24"/>
          <w:szCs w:val="24"/>
          <w:highlight w:val="white"/>
        </w:rPr>
        <w:t xml:space="preserve"> a hearing </w:t>
      </w:r>
      <w:r w:rsidR="0080070F" w:rsidRPr="0080070F">
        <w:rPr>
          <w:rFonts w:eastAsia="Times New Roman"/>
          <w:color w:val="212121"/>
          <w:sz w:val="24"/>
          <w:szCs w:val="24"/>
          <w:highlight w:val="white"/>
        </w:rPr>
        <w:t xml:space="preserve">test was conducted. </w:t>
      </w:r>
      <w:r w:rsidR="00795E4B" w:rsidRPr="0080070F">
        <w:rPr>
          <w:rFonts w:eastAsia="Times New Roman"/>
          <w:color w:val="212121"/>
          <w:sz w:val="24"/>
          <w:szCs w:val="24"/>
          <w:highlight w:val="white"/>
        </w:rPr>
        <w:t xml:space="preserve">A total of </w:t>
      </w:r>
      <w:r w:rsidR="00FE7BD4" w:rsidRPr="0080070F">
        <w:rPr>
          <w:rFonts w:eastAsia="Times New Roman"/>
          <w:color w:val="212121"/>
          <w:sz w:val="24"/>
          <w:szCs w:val="24"/>
          <w:highlight w:val="white"/>
        </w:rPr>
        <w:t xml:space="preserve">10,744 </w:t>
      </w:r>
      <w:r w:rsidR="009360F0" w:rsidRPr="0080070F">
        <w:rPr>
          <w:rFonts w:eastAsia="Times New Roman"/>
          <w:color w:val="212121"/>
          <w:sz w:val="24"/>
          <w:szCs w:val="24"/>
          <w:highlight w:val="white"/>
        </w:rPr>
        <w:t xml:space="preserve">participants </w:t>
      </w:r>
      <w:r w:rsidR="00FE7BD4" w:rsidRPr="0080070F">
        <w:rPr>
          <w:rFonts w:eastAsia="Times New Roman"/>
          <w:color w:val="212121"/>
          <w:sz w:val="24"/>
          <w:szCs w:val="24"/>
          <w:highlight w:val="white"/>
        </w:rPr>
        <w:t xml:space="preserve">initiated the </w:t>
      </w:r>
      <w:r w:rsidR="009360F0" w:rsidRPr="0080070F">
        <w:rPr>
          <w:rFonts w:eastAsia="Times New Roman"/>
          <w:color w:val="212121"/>
          <w:sz w:val="24"/>
          <w:szCs w:val="24"/>
          <w:highlight w:val="white"/>
        </w:rPr>
        <w:t>survey. Of those</w:t>
      </w:r>
      <w:r w:rsidR="0080070F">
        <w:rPr>
          <w:rFonts w:eastAsia="Times New Roman"/>
          <w:color w:val="212121"/>
          <w:sz w:val="24"/>
          <w:szCs w:val="24"/>
          <w:highlight w:val="white"/>
        </w:rPr>
        <w:t xml:space="preserve">, </w:t>
      </w:r>
      <w:r w:rsidR="0080070F" w:rsidRPr="0080070F">
        <w:rPr>
          <w:rFonts w:eastAsia="Times New Roman"/>
          <w:color w:val="212121"/>
          <w:sz w:val="24"/>
          <w:szCs w:val="24"/>
          <w:highlight w:val="white"/>
        </w:rPr>
        <w:t>10,282</w:t>
      </w:r>
      <w:r w:rsidR="00FE7BD4" w:rsidRPr="0080070F">
        <w:rPr>
          <w:rFonts w:eastAsia="Times New Roman"/>
          <w:color w:val="212121"/>
          <w:sz w:val="24"/>
          <w:szCs w:val="24"/>
          <w:highlight w:val="white"/>
        </w:rPr>
        <w:t xml:space="preserve"> completed the obligatory demographic survey </w:t>
      </w:r>
      <w:r w:rsidR="009360F0" w:rsidRPr="00C23CA1">
        <w:rPr>
          <w:rFonts w:eastAsia="Times New Roman"/>
          <w:color w:val="212121"/>
          <w:sz w:val="24"/>
          <w:szCs w:val="24"/>
          <w:highlight w:val="white"/>
        </w:rPr>
        <w:t>questions</w:t>
      </w:r>
      <w:r w:rsidR="00FE7BD4" w:rsidRPr="00C23CA1">
        <w:rPr>
          <w:rFonts w:eastAsia="Times New Roman"/>
          <w:color w:val="212121"/>
          <w:sz w:val="24"/>
          <w:szCs w:val="24"/>
          <w:highlight w:val="white"/>
        </w:rPr>
        <w:t>.</w:t>
      </w:r>
      <w:r w:rsidR="00795E4B" w:rsidRPr="00184F16">
        <w:rPr>
          <w:rFonts w:eastAsia="Times New Roman"/>
          <w:color w:val="212121"/>
          <w:sz w:val="24"/>
          <w:szCs w:val="24"/>
          <w:highlight w:val="white"/>
        </w:rPr>
        <w:t xml:space="preserve"> </w:t>
      </w:r>
      <w:r w:rsidR="009360F0" w:rsidRPr="00184F16">
        <w:rPr>
          <w:rFonts w:eastAsia="Times New Roman"/>
          <w:color w:val="212121"/>
          <w:sz w:val="24"/>
          <w:szCs w:val="24"/>
        </w:rPr>
        <w:t>The target question</w:t>
      </w:r>
      <w:r w:rsidR="0080070F" w:rsidRPr="00184F16">
        <w:rPr>
          <w:rFonts w:eastAsia="Times New Roman"/>
          <w:color w:val="212121"/>
          <w:sz w:val="24"/>
          <w:szCs w:val="24"/>
        </w:rPr>
        <w:t xml:space="preserve"> of interest in this analysis</w:t>
      </w:r>
      <w:r w:rsidR="009360F0" w:rsidRPr="00184F16">
        <w:rPr>
          <w:rFonts w:eastAsia="Times New Roman"/>
          <w:color w:val="212121"/>
          <w:sz w:val="24"/>
          <w:szCs w:val="24"/>
        </w:rPr>
        <w:t xml:space="preserve"> was answered by a total of </w:t>
      </w:r>
      <w:commentRangeStart w:id="3"/>
      <w:r w:rsidR="009360F0" w:rsidRPr="00184F16">
        <w:rPr>
          <w:rFonts w:eastAsia="Times New Roman"/>
          <w:color w:val="212121"/>
          <w:sz w:val="24"/>
          <w:szCs w:val="24"/>
        </w:rPr>
        <w:t>9572 participants</w:t>
      </w:r>
      <w:r w:rsidR="0080070F" w:rsidRPr="00184F16">
        <w:rPr>
          <w:rFonts w:eastAsia="Times New Roman"/>
          <w:color w:val="212121"/>
          <w:sz w:val="24"/>
          <w:szCs w:val="24"/>
        </w:rPr>
        <w:t xml:space="preserve"> </w:t>
      </w:r>
      <w:commentRangeEnd w:id="3"/>
      <w:r w:rsidR="008163B9">
        <w:rPr>
          <w:rStyle w:val="CommentReference"/>
        </w:rPr>
        <w:commentReference w:id="3"/>
      </w:r>
      <w:r w:rsidR="0080070F" w:rsidRPr="008163B9">
        <w:rPr>
          <w:rFonts w:eastAsia="Times New Roman"/>
          <w:color w:val="212121"/>
          <w:sz w:val="24"/>
          <w:szCs w:val="24"/>
        </w:rPr>
        <w:t xml:space="preserve">(online respondents = </w:t>
      </w:r>
      <w:r w:rsidR="0080070F" w:rsidRPr="0080070F">
        <w:rPr>
          <w:sz w:val="24"/>
          <w:szCs w:val="24"/>
        </w:rPr>
        <w:t>6298 /9572 with 48.3% identifying as female; in-person respondents =</w:t>
      </w:r>
      <w:commentRangeStart w:id="4"/>
      <w:r w:rsidR="0080070F" w:rsidRPr="0080070F">
        <w:rPr>
          <w:sz w:val="24"/>
          <w:szCs w:val="24"/>
        </w:rPr>
        <w:t xml:space="preserve">1911/9572 (52.2% </w:t>
      </w:r>
      <w:commentRangeEnd w:id="4"/>
      <w:r w:rsidR="004E0B0E">
        <w:rPr>
          <w:rStyle w:val="CommentReference"/>
        </w:rPr>
        <w:commentReference w:id="4"/>
      </w:r>
      <w:r w:rsidR="0080070F" w:rsidRPr="0080070F">
        <w:rPr>
          <w:sz w:val="24"/>
          <w:szCs w:val="24"/>
        </w:rPr>
        <w:t>female).</w:t>
      </w:r>
      <w:ins w:id="5" w:author="Tremblay Admin" w:date="2020-07-23T13:12:00Z">
        <w:r w:rsidR="0041710C">
          <w:rPr>
            <w:sz w:val="24"/>
            <w:szCs w:val="24"/>
          </w:rPr>
          <w:t xml:space="preserve"> </w:t>
        </w:r>
      </w:ins>
    </w:p>
    <w:p w14:paraId="6D52EFEC" w14:textId="6E664DBD" w:rsidR="0080070F" w:rsidRDefault="0041710C" w:rsidP="00136FF2">
      <w:pPr>
        <w:spacing w:line="480" w:lineRule="auto"/>
        <w:rPr>
          <w:rFonts w:eastAsia="Times New Roman"/>
          <w:color w:val="212121"/>
          <w:sz w:val="24"/>
          <w:szCs w:val="24"/>
        </w:rPr>
      </w:pPr>
      <w:r>
        <w:rPr>
          <w:rFonts w:eastAsia="Times New Roman"/>
          <w:color w:val="212121"/>
          <w:sz w:val="24"/>
          <w:szCs w:val="24"/>
        </w:rPr>
        <w:t>Table 1.  Demographic breakdown of people who responded to Q#41</w:t>
      </w:r>
    </w:p>
    <w:p w14:paraId="02EDC20E" w14:textId="382682AD" w:rsidR="0041710C" w:rsidRDefault="0041710C" w:rsidP="000F04B8">
      <w:pPr>
        <w:spacing w:line="480" w:lineRule="auto"/>
        <w:rPr>
          <w:ins w:id="6" w:author="Tremblay Admin" w:date="2020-07-23T13:15:00Z"/>
          <w:rFonts w:eastAsia="Times New Roman"/>
          <w:color w:val="212121"/>
          <w:sz w:val="24"/>
          <w:szCs w:val="24"/>
        </w:rPr>
      </w:pPr>
      <w:ins w:id="7" w:author="Tremblay Admin" w:date="2020-07-23T13:11:00Z">
        <w:r>
          <w:rPr>
            <w:rFonts w:eastAsia="Times New Roman"/>
            <w:noProof/>
            <w:color w:val="212121"/>
            <w:sz w:val="24"/>
            <w:szCs w:val="24"/>
          </w:rPr>
          <w:drawing>
            <wp:anchor distT="0" distB="0" distL="114300" distR="114300" simplePos="0" relativeHeight="251658240" behindDoc="0" locked="0" layoutInCell="1" allowOverlap="1" wp14:anchorId="09CA2E65" wp14:editId="08B9D35B">
              <wp:simplePos x="0" y="0"/>
              <wp:positionH relativeFrom="column">
                <wp:posOffset>0</wp:posOffset>
              </wp:positionH>
              <wp:positionV relativeFrom="paragraph">
                <wp:posOffset>120015</wp:posOffset>
              </wp:positionV>
              <wp:extent cx="5943600" cy="2692400"/>
              <wp:effectExtent l="0" t="0" r="0" b="0"/>
              <wp:wrapTight wrapText="bothSides">
                <wp:wrapPolygon edited="0">
                  <wp:start x="0" y="0"/>
                  <wp:lineTo x="0" y="21396"/>
                  <wp:lineTo x="21508" y="21396"/>
                  <wp:lineTo x="2150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jpg"/>
                      <pic:cNvPicPr/>
                    </pic:nvPicPr>
                    <pic:blipFill rotWithShape="1">
                      <a:blip r:embed="rId10">
                        <a:extLst>
                          <a:ext uri="{28A0092B-C50C-407E-A947-70E740481C1C}">
                            <a14:useLocalDpi xmlns:a14="http://schemas.microsoft.com/office/drawing/2010/main" val="0"/>
                          </a:ext>
                        </a:extLst>
                      </a:blip>
                      <a:srcRect t="23742" b="15846"/>
                      <a:stretch/>
                    </pic:blipFill>
                    <pic:spPr bwMode="auto">
                      <a:xfrm>
                        <a:off x="0" y="0"/>
                        <a:ext cx="5943600" cy="269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2AFAFC12" w14:textId="0169E9C6" w:rsidR="008A147F" w:rsidRPr="008A147F" w:rsidRDefault="006E7589" w:rsidP="000F04B8">
      <w:pPr>
        <w:spacing w:line="480" w:lineRule="auto"/>
        <w:rPr>
          <w:b/>
          <w:sz w:val="28"/>
          <w:szCs w:val="28"/>
        </w:rPr>
      </w:pPr>
      <w:r w:rsidRPr="006E7589">
        <w:rPr>
          <w:b/>
          <w:sz w:val="28"/>
          <w:szCs w:val="28"/>
        </w:rPr>
        <w:t>Recruitment</w:t>
      </w:r>
      <w:r w:rsidR="0098210F">
        <w:rPr>
          <w:b/>
          <w:sz w:val="28"/>
          <w:szCs w:val="28"/>
        </w:rPr>
        <w:t xml:space="preserve"> and Procedures</w:t>
      </w:r>
      <w:r w:rsidR="008A147F">
        <w:rPr>
          <w:rFonts w:eastAsia="Times New Roman"/>
          <w:sz w:val="24"/>
          <w:szCs w:val="24"/>
          <w:lang w:val="en"/>
        </w:rPr>
        <w:t xml:space="preserve"> </w:t>
      </w:r>
    </w:p>
    <w:p w14:paraId="6EBE11C6" w14:textId="1FA8EEBB" w:rsidR="00CC31A3" w:rsidRDefault="008A147F" w:rsidP="000F04B8">
      <w:pPr>
        <w:spacing w:line="480" w:lineRule="auto"/>
        <w:rPr>
          <w:rFonts w:eastAsia="Times New Roman"/>
          <w:sz w:val="24"/>
          <w:szCs w:val="24"/>
          <w:lang w:val="en"/>
        </w:rPr>
      </w:pPr>
      <w:r>
        <w:rPr>
          <w:rFonts w:eastAsia="Times New Roman"/>
          <w:sz w:val="24"/>
          <w:szCs w:val="24"/>
          <w:lang w:val="en"/>
        </w:rPr>
        <w:tab/>
      </w:r>
      <w:r w:rsidR="00136FF2" w:rsidRPr="00886A76">
        <w:rPr>
          <w:sz w:val="24"/>
          <w:szCs w:val="24"/>
        </w:rPr>
        <w:t>The eHearing S</w:t>
      </w:r>
      <w:r w:rsidR="002B40E9">
        <w:rPr>
          <w:sz w:val="24"/>
          <w:szCs w:val="24"/>
        </w:rPr>
        <w:t xml:space="preserve">tudy survey was conducted </w:t>
      </w:r>
      <w:r w:rsidR="0092323A">
        <w:rPr>
          <w:sz w:val="24"/>
          <w:szCs w:val="24"/>
        </w:rPr>
        <w:t>online</w:t>
      </w:r>
      <w:r w:rsidR="00136FF2" w:rsidRPr="00886A76">
        <w:rPr>
          <w:sz w:val="24"/>
          <w:szCs w:val="24"/>
        </w:rPr>
        <w:t xml:space="preserve"> </w:t>
      </w:r>
      <w:r w:rsidR="002B40E9">
        <w:rPr>
          <w:sz w:val="24"/>
          <w:szCs w:val="24"/>
        </w:rPr>
        <w:t>and in-</w:t>
      </w:r>
      <w:r w:rsidR="00D44BE2" w:rsidRPr="00886A76">
        <w:rPr>
          <w:sz w:val="24"/>
          <w:szCs w:val="24"/>
        </w:rPr>
        <w:t>person in</w:t>
      </w:r>
      <w:r w:rsidR="00136FF2" w:rsidRPr="00886A76">
        <w:rPr>
          <w:sz w:val="24"/>
          <w:szCs w:val="24"/>
        </w:rPr>
        <w:t xml:space="preserve"> the United States</w:t>
      </w:r>
      <w:r w:rsidR="00B55B8E" w:rsidRPr="00886A76">
        <w:rPr>
          <w:sz w:val="24"/>
          <w:szCs w:val="24"/>
        </w:rPr>
        <w:t xml:space="preserve"> (USA)</w:t>
      </w:r>
      <w:r w:rsidR="00136FF2" w:rsidRPr="00886A76">
        <w:rPr>
          <w:sz w:val="24"/>
          <w:szCs w:val="24"/>
        </w:rPr>
        <w:t>, Canada</w:t>
      </w:r>
      <w:r w:rsidR="00D44BE2" w:rsidRPr="00886A76">
        <w:rPr>
          <w:sz w:val="24"/>
          <w:szCs w:val="24"/>
        </w:rPr>
        <w:t xml:space="preserve"> (Can)</w:t>
      </w:r>
      <w:r w:rsidR="00136FF2" w:rsidRPr="00886A76">
        <w:rPr>
          <w:sz w:val="24"/>
          <w:szCs w:val="24"/>
        </w:rPr>
        <w:t>, Australia</w:t>
      </w:r>
      <w:r w:rsidR="00D44BE2" w:rsidRPr="00886A76">
        <w:rPr>
          <w:sz w:val="24"/>
          <w:szCs w:val="24"/>
        </w:rPr>
        <w:t xml:space="preserve"> (Aus)</w:t>
      </w:r>
      <w:r w:rsidR="00136FF2" w:rsidRPr="00886A76">
        <w:rPr>
          <w:sz w:val="24"/>
          <w:szCs w:val="24"/>
        </w:rPr>
        <w:t xml:space="preserve"> and the United Kingdom</w:t>
      </w:r>
      <w:r w:rsidR="00B55B8E" w:rsidRPr="00886A76">
        <w:rPr>
          <w:sz w:val="24"/>
          <w:szCs w:val="24"/>
        </w:rPr>
        <w:t xml:space="preserve"> (</w:t>
      </w:r>
      <w:r w:rsidR="00D44BE2" w:rsidRPr="00886A76">
        <w:rPr>
          <w:sz w:val="24"/>
          <w:szCs w:val="24"/>
        </w:rPr>
        <w:t>UK) (2017-</w:t>
      </w:r>
      <w:r w:rsidR="00136FF2" w:rsidRPr="00886A76">
        <w:rPr>
          <w:sz w:val="24"/>
          <w:szCs w:val="24"/>
        </w:rPr>
        <w:lastRenderedPageBreak/>
        <w:t>2018</w:t>
      </w:r>
      <w:r w:rsidR="00D44BE2" w:rsidRPr="00886A76">
        <w:rPr>
          <w:sz w:val="24"/>
          <w:szCs w:val="24"/>
        </w:rPr>
        <w:t>).</w:t>
      </w:r>
      <w:r w:rsidR="00886A76" w:rsidRPr="00886A76">
        <w:rPr>
          <w:sz w:val="24"/>
          <w:szCs w:val="24"/>
        </w:rPr>
        <w:t xml:space="preserve"> </w:t>
      </w:r>
      <w:r w:rsidR="00B84579">
        <w:rPr>
          <w:sz w:val="24"/>
          <w:szCs w:val="24"/>
        </w:rPr>
        <w:t>I</w:t>
      </w:r>
      <w:r w:rsidR="00B84579" w:rsidRPr="00B84579">
        <w:rPr>
          <w:sz w:val="24"/>
          <w:szCs w:val="24"/>
        </w:rPr>
        <w:t>nclusion criteria included proficiency in the English language</w:t>
      </w:r>
      <w:r w:rsidR="00BC6D94">
        <w:rPr>
          <w:sz w:val="24"/>
          <w:szCs w:val="24"/>
        </w:rPr>
        <w:t xml:space="preserve"> and</w:t>
      </w:r>
      <w:r w:rsidR="00B84579" w:rsidRPr="00B84579">
        <w:rPr>
          <w:sz w:val="24"/>
          <w:szCs w:val="24"/>
        </w:rPr>
        <w:t xml:space="preserve"> being 60 years or older</w:t>
      </w:r>
      <w:r w:rsidR="00BC6D94">
        <w:rPr>
          <w:sz w:val="24"/>
          <w:szCs w:val="24"/>
        </w:rPr>
        <w:t>.</w:t>
      </w:r>
      <w:r w:rsidR="00BC6D94">
        <w:rPr>
          <w:rFonts w:eastAsia="Times New Roman"/>
          <w:sz w:val="24"/>
          <w:szCs w:val="24"/>
          <w:lang w:val="en"/>
        </w:rPr>
        <w:t xml:space="preserve"> Effort was made</w:t>
      </w:r>
      <w:r w:rsidR="00D02A73">
        <w:rPr>
          <w:rFonts w:eastAsia="Times New Roman"/>
          <w:sz w:val="24"/>
          <w:szCs w:val="24"/>
          <w:lang w:val="en"/>
        </w:rPr>
        <w:t xml:space="preserve"> to recruit</w:t>
      </w:r>
      <w:r w:rsidR="000F04B8" w:rsidRPr="000F04B8">
        <w:rPr>
          <w:rFonts w:eastAsia="Times New Roman"/>
          <w:sz w:val="24"/>
          <w:szCs w:val="24"/>
          <w:lang w:val="en"/>
        </w:rPr>
        <w:t xml:space="preserve"> equal numbers of participants in each age band (</w:t>
      </w:r>
      <w:r w:rsidR="000F04B8" w:rsidRPr="000F04B8">
        <w:rPr>
          <w:rFonts w:eastAsia="Times New Roman"/>
          <w:sz w:val="24"/>
          <w:szCs w:val="24"/>
        </w:rPr>
        <w:t>60-64, 65-69, 70-74, and 75 or more years)</w:t>
      </w:r>
      <w:r w:rsidR="0049090E">
        <w:rPr>
          <w:rFonts w:eastAsia="Times New Roman"/>
          <w:sz w:val="24"/>
          <w:szCs w:val="24"/>
          <w:lang w:val="en"/>
        </w:rPr>
        <w:t xml:space="preserve">, </w:t>
      </w:r>
      <w:r w:rsidR="00FC6FB8">
        <w:rPr>
          <w:rFonts w:eastAsia="Times New Roman"/>
          <w:sz w:val="24"/>
          <w:szCs w:val="24"/>
          <w:lang w:val="en"/>
        </w:rPr>
        <w:t>gender classification, and</w:t>
      </w:r>
      <w:r w:rsidR="0049090E">
        <w:rPr>
          <w:rFonts w:eastAsia="Times New Roman"/>
          <w:sz w:val="24"/>
          <w:szCs w:val="24"/>
          <w:lang w:val="en"/>
        </w:rPr>
        <w:t xml:space="preserve"> hearing status</w:t>
      </w:r>
      <w:r w:rsidR="00FC6FB8">
        <w:rPr>
          <w:rFonts w:eastAsia="Times New Roman"/>
          <w:sz w:val="24"/>
          <w:szCs w:val="24"/>
          <w:lang w:val="en"/>
        </w:rPr>
        <w:t xml:space="preserve"> category</w:t>
      </w:r>
      <w:r w:rsidR="00372847" w:rsidRPr="00372847">
        <w:rPr>
          <w:rFonts w:eastAsia="Times New Roman"/>
          <w:sz w:val="24"/>
          <w:szCs w:val="24"/>
          <w:lang w:val="en"/>
        </w:rPr>
        <w:t>: 1) self-report of no hearing problems (NH), 2) self-report of hearing problems (HI)</w:t>
      </w:r>
      <w:r w:rsidR="00212718">
        <w:rPr>
          <w:rFonts w:eastAsia="Times New Roman"/>
          <w:sz w:val="24"/>
          <w:szCs w:val="24"/>
          <w:lang w:val="en"/>
        </w:rPr>
        <w:t>,</w:t>
      </w:r>
      <w:r w:rsidR="00372847" w:rsidRPr="00372847">
        <w:rPr>
          <w:rFonts w:eastAsia="Times New Roman"/>
          <w:sz w:val="24"/>
          <w:szCs w:val="24"/>
          <w:lang w:val="en"/>
        </w:rPr>
        <w:t xml:space="preserve"> but without (-) HA</w:t>
      </w:r>
      <w:r>
        <w:rPr>
          <w:rFonts w:eastAsia="Times New Roman"/>
          <w:sz w:val="24"/>
          <w:szCs w:val="24"/>
          <w:lang w:val="en"/>
        </w:rPr>
        <w:t xml:space="preserve"> </w:t>
      </w:r>
      <w:r w:rsidR="00212718">
        <w:rPr>
          <w:rFonts w:eastAsia="Times New Roman"/>
          <w:sz w:val="24"/>
          <w:szCs w:val="24"/>
          <w:lang w:val="en"/>
        </w:rPr>
        <w:t xml:space="preserve">and not using any other </w:t>
      </w:r>
      <w:r>
        <w:rPr>
          <w:rFonts w:eastAsia="Times New Roman"/>
          <w:sz w:val="24"/>
          <w:szCs w:val="24"/>
          <w:lang w:val="en"/>
        </w:rPr>
        <w:t>wearable technology</w:t>
      </w:r>
      <w:r w:rsidR="00372847" w:rsidRPr="00372847">
        <w:rPr>
          <w:rFonts w:eastAsia="Times New Roman"/>
          <w:sz w:val="24"/>
          <w:szCs w:val="24"/>
          <w:lang w:val="en"/>
        </w:rPr>
        <w:t xml:space="preserve"> (HI-HA), and 3) self-report of hearing problems </w:t>
      </w:r>
      <w:r w:rsidR="00212718">
        <w:rPr>
          <w:rFonts w:eastAsia="Times New Roman"/>
          <w:sz w:val="24"/>
          <w:szCs w:val="24"/>
          <w:lang w:val="en"/>
        </w:rPr>
        <w:t>and</w:t>
      </w:r>
      <w:r w:rsidR="00372847" w:rsidRPr="00372847">
        <w:rPr>
          <w:rFonts w:eastAsia="Times New Roman"/>
          <w:sz w:val="24"/>
          <w:szCs w:val="24"/>
          <w:lang w:val="en"/>
        </w:rPr>
        <w:t xml:space="preserve"> us</w:t>
      </w:r>
      <w:r w:rsidR="00212718">
        <w:rPr>
          <w:rFonts w:eastAsia="Times New Roman"/>
          <w:sz w:val="24"/>
          <w:szCs w:val="24"/>
          <w:lang w:val="en"/>
        </w:rPr>
        <w:t>e of</w:t>
      </w:r>
      <w:r w:rsidR="00372847" w:rsidRPr="00372847">
        <w:rPr>
          <w:rFonts w:eastAsia="Times New Roman"/>
          <w:sz w:val="24"/>
          <w:szCs w:val="24"/>
          <w:lang w:val="en"/>
        </w:rPr>
        <w:t xml:space="preserve"> HAs </w:t>
      </w:r>
      <w:r>
        <w:rPr>
          <w:rFonts w:eastAsia="Times New Roman"/>
          <w:sz w:val="24"/>
          <w:szCs w:val="24"/>
          <w:lang w:val="en"/>
        </w:rPr>
        <w:t xml:space="preserve">or other wearable technology </w:t>
      </w:r>
      <w:r w:rsidR="00372847" w:rsidRPr="00372847">
        <w:rPr>
          <w:rFonts w:eastAsia="Times New Roman"/>
          <w:sz w:val="24"/>
          <w:szCs w:val="24"/>
          <w:lang w:val="en"/>
        </w:rPr>
        <w:t>(HI+HA).</w:t>
      </w:r>
      <w:r w:rsidR="00372847">
        <w:rPr>
          <w:rFonts w:eastAsia="Times New Roman"/>
          <w:sz w:val="24"/>
          <w:szCs w:val="24"/>
          <w:lang w:val="en"/>
        </w:rPr>
        <w:t xml:space="preserve"> </w:t>
      </w:r>
    </w:p>
    <w:p w14:paraId="4219B396" w14:textId="2EDB4CB5" w:rsidR="00CC31A3" w:rsidRDefault="008A147F" w:rsidP="001F14BB">
      <w:pPr>
        <w:pStyle w:val="Normal1"/>
        <w:spacing w:line="480" w:lineRule="auto"/>
      </w:pPr>
      <w:r>
        <w:rPr>
          <w:rFonts w:eastAsia="Times New Roman"/>
          <w:color w:val="212121"/>
          <w:sz w:val="24"/>
          <w:szCs w:val="24"/>
          <w:highlight w:val="white"/>
        </w:rPr>
        <w:tab/>
      </w:r>
      <w:r w:rsidRPr="00A7532E">
        <w:rPr>
          <w:rFonts w:eastAsia="Times New Roman"/>
          <w:color w:val="212121"/>
          <w:sz w:val="24"/>
          <w:szCs w:val="24"/>
          <w:highlight w:val="white"/>
        </w:rPr>
        <w:t xml:space="preserve">The survey took approximately 30-60 minutes </w:t>
      </w:r>
      <w:r w:rsidR="00FC6FB8">
        <w:rPr>
          <w:rFonts w:eastAsia="Times New Roman"/>
          <w:color w:val="212121"/>
          <w:sz w:val="24"/>
          <w:szCs w:val="24"/>
          <w:highlight w:val="white"/>
        </w:rPr>
        <w:t xml:space="preserve">to complete </w:t>
      </w:r>
      <w:r w:rsidRPr="00A7532E">
        <w:rPr>
          <w:rFonts w:eastAsia="Times New Roman"/>
          <w:color w:val="212121"/>
          <w:sz w:val="24"/>
          <w:szCs w:val="24"/>
          <w:highlight w:val="white"/>
        </w:rPr>
        <w:t xml:space="preserve">and consisted of 80, 98, or 99 questions depending on how </w:t>
      </w:r>
      <w:r w:rsidR="00212718">
        <w:rPr>
          <w:rFonts w:eastAsia="Times New Roman"/>
          <w:color w:val="212121"/>
          <w:sz w:val="24"/>
          <w:szCs w:val="24"/>
          <w:highlight w:val="white"/>
        </w:rPr>
        <w:t>participants</w:t>
      </w:r>
      <w:r>
        <w:rPr>
          <w:rFonts w:eastAsia="Times New Roman"/>
          <w:color w:val="212121"/>
          <w:sz w:val="24"/>
          <w:szCs w:val="24"/>
          <w:highlight w:val="white"/>
        </w:rPr>
        <w:t xml:space="preserve"> self-reported their hearing ability on </w:t>
      </w:r>
      <w:r w:rsidRPr="00A7532E">
        <w:rPr>
          <w:rFonts w:eastAsia="Times New Roman"/>
          <w:color w:val="212121"/>
          <w:sz w:val="24"/>
          <w:szCs w:val="24"/>
          <w:highlight w:val="white"/>
        </w:rPr>
        <w:t>question 46. Questions 1-45 contained general demographic information regarding each participant (e.g.</w:t>
      </w:r>
      <w:r w:rsidR="00212718">
        <w:rPr>
          <w:rFonts w:eastAsia="Times New Roman"/>
          <w:color w:val="212121"/>
          <w:sz w:val="24"/>
          <w:szCs w:val="24"/>
          <w:highlight w:val="white"/>
        </w:rPr>
        <w:t>,</w:t>
      </w:r>
      <w:r w:rsidRPr="00A7532E">
        <w:rPr>
          <w:rFonts w:eastAsia="Times New Roman"/>
          <w:color w:val="212121"/>
          <w:sz w:val="24"/>
          <w:szCs w:val="24"/>
          <w:highlight w:val="white"/>
        </w:rPr>
        <w:t xml:space="preserve"> ethnicity, marital status, annual income, etc</w:t>
      </w:r>
      <w:r w:rsidR="00212718">
        <w:rPr>
          <w:rFonts w:eastAsia="Times New Roman"/>
          <w:color w:val="212121"/>
          <w:sz w:val="24"/>
          <w:szCs w:val="24"/>
          <w:highlight w:val="white"/>
        </w:rPr>
        <w:t>.</w:t>
      </w:r>
      <w:r w:rsidRPr="00A7532E">
        <w:rPr>
          <w:rFonts w:eastAsia="Times New Roman"/>
          <w:color w:val="212121"/>
          <w:sz w:val="24"/>
          <w:szCs w:val="24"/>
          <w:highlight w:val="white"/>
        </w:rPr>
        <w:t xml:space="preserve">), while question 46 asked, “Which of the following statements best describes how you feel about your hearing ability?”. The available options were: 1). I do not know if I have a hearing problem, 2). I do not have any problems with my hearing and nobody has complained about my hearing, 3). I do not have any problems with my hearing but sometimes other people tell me I have a hearing problem, 4). I do have a hearing problem but I haven’t sought any kind of help for it, 5). I do have a hearing problem and I wear hearing aids or use other technology to help me hear. Based on the answer selected, a participant would complete one of the three different versions of the survey. </w:t>
      </w:r>
      <w:r>
        <w:rPr>
          <w:rFonts w:eastAsia="Times New Roman"/>
          <w:color w:val="212121"/>
          <w:sz w:val="24"/>
          <w:szCs w:val="24"/>
          <w:highlight w:val="white"/>
        </w:rPr>
        <w:t xml:space="preserve"> Participants who reported not to have hearing problems or not know</w:t>
      </w:r>
      <w:r w:rsidR="00212718">
        <w:rPr>
          <w:rFonts w:eastAsia="Times New Roman"/>
          <w:color w:val="212121"/>
          <w:sz w:val="24"/>
          <w:szCs w:val="24"/>
          <w:highlight w:val="white"/>
        </w:rPr>
        <w:t>ing</w:t>
      </w:r>
      <w:r>
        <w:rPr>
          <w:rFonts w:eastAsia="Times New Roman"/>
          <w:color w:val="212121"/>
          <w:sz w:val="24"/>
          <w:szCs w:val="24"/>
          <w:highlight w:val="white"/>
        </w:rPr>
        <w:t xml:space="preserve"> if </w:t>
      </w:r>
      <w:r w:rsidR="00BA7C21">
        <w:rPr>
          <w:rFonts w:eastAsia="Times New Roman"/>
          <w:color w:val="212121"/>
          <w:sz w:val="24"/>
          <w:szCs w:val="24"/>
          <w:highlight w:val="white"/>
        </w:rPr>
        <w:t xml:space="preserve">they had a hearing problem, </w:t>
      </w:r>
      <w:r>
        <w:rPr>
          <w:rFonts w:eastAsia="Times New Roman"/>
          <w:color w:val="212121"/>
          <w:sz w:val="24"/>
          <w:szCs w:val="24"/>
          <w:highlight w:val="white"/>
        </w:rPr>
        <w:t xml:space="preserve">completed a survey with 80 questions. Participants who </w:t>
      </w:r>
      <w:r>
        <w:rPr>
          <w:rFonts w:eastAsia="Times New Roman"/>
          <w:sz w:val="24"/>
          <w:szCs w:val="24"/>
        </w:rPr>
        <w:t>self-reported having</w:t>
      </w:r>
      <w:r w:rsidRPr="00372847">
        <w:rPr>
          <w:rFonts w:eastAsia="Times New Roman"/>
          <w:sz w:val="24"/>
          <w:szCs w:val="24"/>
        </w:rPr>
        <w:t xml:space="preserve"> </w:t>
      </w:r>
      <w:r>
        <w:rPr>
          <w:rFonts w:eastAsia="Times New Roman"/>
          <w:sz w:val="24"/>
          <w:szCs w:val="24"/>
        </w:rPr>
        <w:t>a hearing problem (HI) but not us</w:t>
      </w:r>
      <w:r w:rsidR="00212718">
        <w:rPr>
          <w:rFonts w:eastAsia="Times New Roman"/>
          <w:sz w:val="24"/>
          <w:szCs w:val="24"/>
        </w:rPr>
        <w:t>ing</w:t>
      </w:r>
      <w:r>
        <w:rPr>
          <w:rFonts w:eastAsia="Times New Roman"/>
          <w:sz w:val="24"/>
          <w:szCs w:val="24"/>
        </w:rPr>
        <w:t xml:space="preserve"> wearable technology (e.g., hearing aids) </w:t>
      </w:r>
      <w:r w:rsidRPr="00372847">
        <w:rPr>
          <w:rFonts w:eastAsia="Times New Roman"/>
          <w:sz w:val="24"/>
          <w:szCs w:val="24"/>
        </w:rPr>
        <w:t>(HI-HA)</w:t>
      </w:r>
      <w:r>
        <w:rPr>
          <w:rFonts w:eastAsia="Times New Roman"/>
          <w:sz w:val="24"/>
          <w:szCs w:val="24"/>
        </w:rPr>
        <w:t xml:space="preserve"> completed a 98</w:t>
      </w:r>
      <w:r w:rsidR="00212718">
        <w:rPr>
          <w:rFonts w:eastAsia="Times New Roman"/>
          <w:sz w:val="24"/>
          <w:szCs w:val="24"/>
        </w:rPr>
        <w:t>-</w:t>
      </w:r>
      <w:r>
        <w:rPr>
          <w:rFonts w:eastAsia="Times New Roman"/>
          <w:sz w:val="24"/>
          <w:szCs w:val="24"/>
        </w:rPr>
        <w:t xml:space="preserve">question </w:t>
      </w:r>
      <w:r w:rsidR="00212718">
        <w:rPr>
          <w:rFonts w:eastAsia="Times New Roman"/>
          <w:sz w:val="24"/>
          <w:szCs w:val="24"/>
        </w:rPr>
        <w:t xml:space="preserve">version of the </w:t>
      </w:r>
      <w:r>
        <w:rPr>
          <w:rFonts w:eastAsia="Times New Roman"/>
          <w:sz w:val="24"/>
          <w:szCs w:val="24"/>
        </w:rPr>
        <w:t xml:space="preserve">survey. Finally, participants who </w:t>
      </w:r>
      <w:r w:rsidRPr="00372847">
        <w:rPr>
          <w:rFonts w:eastAsia="Times New Roman"/>
          <w:sz w:val="24"/>
          <w:szCs w:val="24"/>
        </w:rPr>
        <w:t>self-report</w:t>
      </w:r>
      <w:r>
        <w:rPr>
          <w:rFonts w:eastAsia="Times New Roman"/>
          <w:sz w:val="24"/>
          <w:szCs w:val="24"/>
        </w:rPr>
        <w:t>ed having hearing problems and us</w:t>
      </w:r>
      <w:r w:rsidR="00212718">
        <w:rPr>
          <w:rFonts w:eastAsia="Times New Roman"/>
          <w:sz w:val="24"/>
          <w:szCs w:val="24"/>
        </w:rPr>
        <w:t>ing</w:t>
      </w:r>
      <w:r>
        <w:rPr>
          <w:rFonts w:eastAsia="Times New Roman"/>
          <w:sz w:val="24"/>
          <w:szCs w:val="24"/>
        </w:rPr>
        <w:t xml:space="preserve"> wearable technology </w:t>
      </w:r>
      <w:r w:rsidRPr="00372847">
        <w:rPr>
          <w:rFonts w:eastAsia="Times New Roman"/>
          <w:sz w:val="24"/>
          <w:szCs w:val="24"/>
        </w:rPr>
        <w:t>(HI+HA)</w:t>
      </w:r>
      <w:r>
        <w:rPr>
          <w:rFonts w:eastAsia="Times New Roman"/>
          <w:sz w:val="24"/>
          <w:szCs w:val="24"/>
        </w:rPr>
        <w:t xml:space="preserve"> answered a 99</w:t>
      </w:r>
      <w:r w:rsidR="00212718">
        <w:rPr>
          <w:rFonts w:eastAsia="Times New Roman"/>
          <w:sz w:val="24"/>
          <w:szCs w:val="24"/>
        </w:rPr>
        <w:t>-</w:t>
      </w:r>
      <w:r>
        <w:rPr>
          <w:rFonts w:eastAsia="Times New Roman"/>
          <w:sz w:val="24"/>
          <w:szCs w:val="24"/>
        </w:rPr>
        <w:t>question survey.</w:t>
      </w:r>
      <w:r w:rsidR="00BA7C21">
        <w:rPr>
          <w:rFonts w:eastAsia="Times New Roman"/>
          <w:sz w:val="24"/>
          <w:szCs w:val="24"/>
        </w:rPr>
        <w:t xml:space="preserve">  </w:t>
      </w:r>
      <w:r w:rsidR="00212718">
        <w:rPr>
          <w:rFonts w:eastAsia="Times New Roman"/>
          <w:sz w:val="24"/>
          <w:szCs w:val="24"/>
        </w:rPr>
        <w:t xml:space="preserve">Participants in </w:t>
      </w:r>
      <w:r w:rsidR="00212718">
        <w:rPr>
          <w:rFonts w:eastAsia="Times New Roman"/>
          <w:sz w:val="24"/>
          <w:szCs w:val="24"/>
        </w:rPr>
        <w:lastRenderedPageBreak/>
        <w:t>g</w:t>
      </w:r>
      <w:r w:rsidR="00BA7C21">
        <w:rPr>
          <w:rFonts w:eastAsia="Times New Roman"/>
          <w:sz w:val="24"/>
          <w:szCs w:val="24"/>
        </w:rPr>
        <w:t xml:space="preserve">roups with self-reported hearing </w:t>
      </w:r>
      <w:r w:rsidR="00212718">
        <w:rPr>
          <w:rFonts w:eastAsia="Times New Roman"/>
          <w:sz w:val="24"/>
          <w:szCs w:val="24"/>
        </w:rPr>
        <w:t>problems</w:t>
      </w:r>
      <w:r w:rsidR="00BA7C21">
        <w:rPr>
          <w:rFonts w:eastAsia="Times New Roman"/>
          <w:sz w:val="24"/>
          <w:szCs w:val="24"/>
        </w:rPr>
        <w:t xml:space="preserve"> answered additional questions related to their help seeking experiences (e.g., hearing aid purchasing experience or reasons for not seeking help). </w:t>
      </w:r>
    </w:p>
    <w:p w14:paraId="3C332C1E" w14:textId="77777777" w:rsidR="00592154" w:rsidRDefault="00592154" w:rsidP="000F04B8">
      <w:pPr>
        <w:spacing w:line="480" w:lineRule="auto"/>
        <w:rPr>
          <w:rFonts w:eastAsia="Times New Roman"/>
          <w:b/>
          <w:sz w:val="24"/>
          <w:szCs w:val="24"/>
        </w:rPr>
      </w:pPr>
    </w:p>
    <w:p w14:paraId="49387DDC" w14:textId="306806BE" w:rsidR="00CC31A3" w:rsidRDefault="00CC31A3" w:rsidP="000F04B8">
      <w:pPr>
        <w:spacing w:line="480" w:lineRule="auto"/>
        <w:rPr>
          <w:rFonts w:eastAsia="Times New Roman"/>
          <w:sz w:val="24"/>
          <w:szCs w:val="24"/>
          <w:lang w:val="en"/>
        </w:rPr>
      </w:pPr>
      <w:r>
        <w:rPr>
          <w:rFonts w:eastAsia="Times New Roman"/>
          <w:b/>
          <w:sz w:val="24"/>
          <w:szCs w:val="24"/>
        </w:rPr>
        <w:t>Online Panel M</w:t>
      </w:r>
      <w:r w:rsidRPr="000F04B8">
        <w:rPr>
          <w:rFonts w:eastAsia="Times New Roman"/>
          <w:b/>
          <w:sz w:val="24"/>
          <w:szCs w:val="24"/>
        </w:rPr>
        <w:t>embers</w:t>
      </w:r>
    </w:p>
    <w:p w14:paraId="1CAF99C8" w14:textId="1FFE75E5" w:rsidR="000F04B8" w:rsidRPr="00515E48" w:rsidRDefault="00886A76" w:rsidP="000F04B8">
      <w:pPr>
        <w:spacing w:line="480" w:lineRule="auto"/>
        <w:rPr>
          <w:rFonts w:eastAsia="Times New Roman"/>
          <w:color w:val="auto"/>
          <w:sz w:val="24"/>
          <w:szCs w:val="24"/>
          <w:highlight w:val="white"/>
        </w:rPr>
      </w:pPr>
      <w:proofErr w:type="gramStart"/>
      <w:r w:rsidRPr="000F04B8">
        <w:rPr>
          <w:sz w:val="24"/>
          <w:szCs w:val="24"/>
        </w:rPr>
        <w:t xml:space="preserve">Participants were recruited by </w:t>
      </w:r>
      <w:r w:rsidR="00136FF2" w:rsidRPr="000F04B8">
        <w:rPr>
          <w:sz w:val="24"/>
          <w:szCs w:val="24"/>
        </w:rPr>
        <w:t>Research Now</w:t>
      </w:r>
      <w:r w:rsidR="00EF6A64" w:rsidRPr="000F04B8">
        <w:rPr>
          <w:sz w:val="24"/>
          <w:szCs w:val="24"/>
        </w:rPr>
        <w:t xml:space="preserve"> SSI</w:t>
      </w:r>
      <w:r w:rsidRPr="000F04B8">
        <w:rPr>
          <w:sz w:val="24"/>
          <w:szCs w:val="24"/>
        </w:rPr>
        <w:t>, an online marketing research firm</w:t>
      </w:r>
      <w:r w:rsidR="00372847">
        <w:rPr>
          <w:sz w:val="24"/>
          <w:szCs w:val="24"/>
        </w:rPr>
        <w:t xml:space="preserve"> that is now</w:t>
      </w:r>
      <w:r w:rsidRPr="000F04B8">
        <w:rPr>
          <w:sz w:val="24"/>
          <w:szCs w:val="24"/>
        </w:rPr>
        <w:t xml:space="preserve"> Dynata </w:t>
      </w:r>
      <w:hyperlink r:id="rId11" w:history="1">
        <w:r w:rsidRPr="000F04B8">
          <w:rPr>
            <w:rStyle w:val="Hyperlink"/>
            <w:rFonts w:eastAsia="Times New Roman"/>
            <w:sz w:val="24"/>
            <w:szCs w:val="24"/>
          </w:rPr>
          <w:t>https://www.dynata.com/</w:t>
        </w:r>
        <w:proofErr w:type="gramEnd"/>
      </w:hyperlink>
      <w:r w:rsidR="006B1F33" w:rsidRPr="000F04B8">
        <w:rPr>
          <w:rFonts w:eastAsia="Times New Roman"/>
          <w:sz w:val="24"/>
          <w:szCs w:val="24"/>
        </w:rPr>
        <w:t xml:space="preserve">. </w:t>
      </w:r>
      <w:r w:rsidR="000F04B8" w:rsidRPr="000F04B8">
        <w:rPr>
          <w:sz w:val="24"/>
          <w:szCs w:val="24"/>
        </w:rPr>
        <w:t>The</w:t>
      </w:r>
      <w:r w:rsidR="002B2DC3">
        <w:rPr>
          <w:sz w:val="24"/>
          <w:szCs w:val="24"/>
        </w:rPr>
        <w:t xml:space="preserve"> firm</w:t>
      </w:r>
      <w:r w:rsidR="000F04B8" w:rsidRPr="000F04B8">
        <w:rPr>
          <w:sz w:val="24"/>
          <w:szCs w:val="24"/>
        </w:rPr>
        <w:t xml:space="preserve"> w</w:t>
      </w:r>
      <w:r w:rsidR="002B2DC3">
        <w:rPr>
          <w:sz w:val="24"/>
          <w:szCs w:val="24"/>
        </w:rPr>
        <w:t>as</w:t>
      </w:r>
      <w:r w:rsidR="000F04B8" w:rsidRPr="000F04B8">
        <w:rPr>
          <w:sz w:val="24"/>
          <w:szCs w:val="24"/>
        </w:rPr>
        <w:t xml:space="preserve"> commissioned to recruit </w:t>
      </w:r>
      <w:r w:rsidR="000F04B8" w:rsidRPr="000F04B8">
        <w:rPr>
          <w:rFonts w:eastAsia="Times New Roman"/>
          <w:color w:val="212121"/>
          <w:sz w:val="24"/>
          <w:szCs w:val="24"/>
          <w:highlight w:val="white"/>
        </w:rPr>
        <w:t xml:space="preserve">approximately </w:t>
      </w:r>
      <w:proofErr w:type="gramStart"/>
      <w:r w:rsidR="000F04B8" w:rsidRPr="000F04B8">
        <w:rPr>
          <w:rFonts w:eastAsia="Times New Roman"/>
          <w:color w:val="212121"/>
          <w:sz w:val="24"/>
          <w:szCs w:val="24"/>
          <w:highlight w:val="white"/>
        </w:rPr>
        <w:t>adults</w:t>
      </w:r>
      <w:proofErr w:type="gramEnd"/>
      <w:r w:rsidR="000F04B8" w:rsidRPr="000F04B8">
        <w:rPr>
          <w:rFonts w:eastAsia="Times New Roman"/>
          <w:color w:val="212121"/>
          <w:sz w:val="24"/>
          <w:szCs w:val="24"/>
          <w:highlight w:val="white"/>
        </w:rPr>
        <w:t xml:space="preserve"> age 60+ residing in each of the four countries. The Research Now panel is a proprietary opt-in survey panel, comprised of several million residents in the U.S., Canada, Australia and the U.K. who have agreed to participate in Research Now’s </w:t>
      </w:r>
      <w:r w:rsidR="002B2DC3">
        <w:rPr>
          <w:rFonts w:eastAsia="Times New Roman"/>
          <w:color w:val="212121"/>
          <w:sz w:val="24"/>
          <w:szCs w:val="24"/>
          <w:highlight w:val="white"/>
        </w:rPr>
        <w:t>w</w:t>
      </w:r>
      <w:r w:rsidR="000F04B8" w:rsidRPr="000F04B8">
        <w:rPr>
          <w:rFonts w:eastAsia="Times New Roman"/>
          <w:color w:val="212121"/>
          <w:sz w:val="24"/>
          <w:szCs w:val="24"/>
          <w:highlight w:val="white"/>
        </w:rPr>
        <w:t>eb</w:t>
      </w:r>
      <w:r w:rsidR="002B2DC3">
        <w:rPr>
          <w:rFonts w:eastAsia="Times New Roman"/>
          <w:color w:val="212121"/>
          <w:sz w:val="24"/>
          <w:szCs w:val="24"/>
          <w:highlight w:val="white"/>
        </w:rPr>
        <w:t>-based</w:t>
      </w:r>
      <w:r w:rsidR="000F04B8" w:rsidRPr="000F04B8">
        <w:rPr>
          <w:rFonts w:eastAsia="Times New Roman"/>
          <w:color w:val="212121"/>
          <w:sz w:val="24"/>
          <w:szCs w:val="24"/>
          <w:highlight w:val="white"/>
        </w:rPr>
        <w:t xml:space="preserve"> surveys. </w:t>
      </w:r>
    </w:p>
    <w:p w14:paraId="6ECB3239" w14:textId="6F987861" w:rsidR="00CC31A3" w:rsidRPr="00CC31A3" w:rsidRDefault="00CC31A3" w:rsidP="00CC31A3">
      <w:pPr>
        <w:spacing w:line="480" w:lineRule="auto"/>
        <w:rPr>
          <w:rFonts w:eastAsia="Times New Roman"/>
          <w:color w:val="212121"/>
          <w:sz w:val="24"/>
          <w:szCs w:val="24"/>
          <w:highlight w:val="white"/>
          <w:lang w:val="en"/>
        </w:rPr>
      </w:pPr>
      <w:r>
        <w:rPr>
          <w:rFonts w:eastAsia="Times New Roman"/>
          <w:color w:val="212121"/>
          <w:sz w:val="24"/>
          <w:szCs w:val="24"/>
          <w:highlight w:val="white"/>
          <w:lang w:val="en"/>
        </w:rPr>
        <w:tab/>
      </w:r>
      <w:r w:rsidRPr="00CC31A3">
        <w:rPr>
          <w:rFonts w:eastAsia="Times New Roman"/>
          <w:color w:val="212121"/>
          <w:sz w:val="24"/>
          <w:szCs w:val="24"/>
          <w:highlight w:val="white"/>
          <w:lang w:val="en"/>
        </w:rPr>
        <w:t xml:space="preserve">Each respondent was invited to </w:t>
      </w:r>
      <w:r w:rsidR="00766CD6">
        <w:rPr>
          <w:rFonts w:eastAsia="Times New Roman"/>
          <w:color w:val="212121"/>
          <w:sz w:val="24"/>
          <w:szCs w:val="24"/>
          <w:highlight w:val="white"/>
          <w:lang w:val="en"/>
        </w:rPr>
        <w:t xml:space="preserve">participate in </w:t>
      </w:r>
      <w:r w:rsidRPr="00CC31A3">
        <w:rPr>
          <w:rFonts w:eastAsia="Times New Roman"/>
          <w:color w:val="212121"/>
          <w:sz w:val="24"/>
          <w:szCs w:val="24"/>
          <w:highlight w:val="white"/>
          <w:lang w:val="en"/>
        </w:rPr>
        <w:t xml:space="preserve">the survey </w:t>
      </w:r>
      <w:r w:rsidR="00766CD6">
        <w:rPr>
          <w:rFonts w:eastAsia="Times New Roman"/>
          <w:color w:val="212121"/>
          <w:sz w:val="24"/>
          <w:szCs w:val="24"/>
          <w:highlight w:val="white"/>
          <w:lang w:val="en"/>
        </w:rPr>
        <w:t>in</w:t>
      </w:r>
      <w:r w:rsidRPr="00CC31A3">
        <w:rPr>
          <w:rFonts w:eastAsia="Times New Roman"/>
          <w:color w:val="212121"/>
          <w:sz w:val="24"/>
          <w:szCs w:val="24"/>
          <w:highlight w:val="white"/>
          <w:lang w:val="en"/>
        </w:rPr>
        <w:t xml:space="preserve"> an </w:t>
      </w:r>
      <w:r w:rsidR="00766CD6">
        <w:rPr>
          <w:rFonts w:eastAsia="Times New Roman"/>
          <w:color w:val="212121"/>
          <w:sz w:val="24"/>
          <w:szCs w:val="24"/>
          <w:highlight w:val="white"/>
          <w:lang w:val="en"/>
        </w:rPr>
        <w:t xml:space="preserve">HTML-based </w:t>
      </w:r>
      <w:r w:rsidRPr="00CC31A3">
        <w:rPr>
          <w:rFonts w:eastAsia="Times New Roman"/>
          <w:color w:val="212121"/>
          <w:sz w:val="24"/>
          <w:szCs w:val="24"/>
          <w:highlight w:val="white"/>
          <w:lang w:val="en"/>
        </w:rPr>
        <w:t xml:space="preserve">email invitation that included a button </w:t>
      </w:r>
      <w:r w:rsidR="00766CD6">
        <w:rPr>
          <w:rFonts w:eastAsia="Times New Roman"/>
          <w:color w:val="212121"/>
          <w:sz w:val="24"/>
          <w:szCs w:val="24"/>
          <w:highlight w:val="white"/>
          <w:lang w:val="en"/>
        </w:rPr>
        <w:t xml:space="preserve">with a link </w:t>
      </w:r>
      <w:r w:rsidRPr="00CC31A3">
        <w:rPr>
          <w:rFonts w:eastAsia="Times New Roman"/>
          <w:color w:val="212121"/>
          <w:sz w:val="24"/>
          <w:szCs w:val="24"/>
          <w:highlight w:val="white"/>
          <w:lang w:val="en"/>
        </w:rPr>
        <w:t>that the respondent clicked</w:t>
      </w:r>
      <w:r>
        <w:rPr>
          <w:rFonts w:eastAsia="Times New Roman"/>
          <w:color w:val="212121"/>
          <w:sz w:val="24"/>
          <w:szCs w:val="24"/>
          <w:highlight w:val="white"/>
          <w:lang w:val="en"/>
        </w:rPr>
        <w:t xml:space="preserve"> on to take the survey</w:t>
      </w:r>
      <w:r w:rsidRPr="00CC31A3">
        <w:rPr>
          <w:rFonts w:eastAsia="Times New Roman"/>
          <w:color w:val="212121"/>
          <w:sz w:val="24"/>
          <w:szCs w:val="24"/>
          <w:highlight w:val="white"/>
          <w:lang w:val="en"/>
        </w:rPr>
        <w:t>. In every sur</w:t>
      </w:r>
      <w:r>
        <w:rPr>
          <w:rFonts w:eastAsia="Times New Roman"/>
          <w:color w:val="212121"/>
          <w:sz w:val="24"/>
          <w:szCs w:val="24"/>
          <w:highlight w:val="white"/>
          <w:lang w:val="en"/>
        </w:rPr>
        <w:t>vey invitation, the button linked to a unique URL that provided</w:t>
      </w:r>
      <w:r w:rsidRPr="00CC31A3">
        <w:rPr>
          <w:rFonts w:eastAsia="Times New Roman"/>
          <w:color w:val="212121"/>
          <w:sz w:val="24"/>
          <w:szCs w:val="24"/>
          <w:highlight w:val="white"/>
          <w:lang w:val="en"/>
        </w:rPr>
        <w:t xml:space="preserve"> the respondent secure access to review the consent form and complete the Web</w:t>
      </w:r>
      <w:r w:rsidR="00766CD6">
        <w:rPr>
          <w:rFonts w:eastAsia="Times New Roman"/>
          <w:color w:val="212121"/>
          <w:sz w:val="24"/>
          <w:szCs w:val="24"/>
          <w:highlight w:val="white"/>
          <w:lang w:val="en"/>
        </w:rPr>
        <w:t>-based</w:t>
      </w:r>
      <w:r w:rsidRPr="00CC31A3">
        <w:rPr>
          <w:rFonts w:eastAsia="Times New Roman"/>
          <w:color w:val="212121"/>
          <w:sz w:val="24"/>
          <w:szCs w:val="24"/>
          <w:highlight w:val="white"/>
          <w:lang w:val="en"/>
        </w:rPr>
        <w:t xml:space="preserve"> surv</w:t>
      </w:r>
      <w:r>
        <w:rPr>
          <w:rFonts w:eastAsia="Times New Roman"/>
          <w:color w:val="212121"/>
          <w:sz w:val="24"/>
          <w:szCs w:val="24"/>
          <w:highlight w:val="white"/>
          <w:lang w:val="en"/>
        </w:rPr>
        <w:t>ey. The unique URL also supported</w:t>
      </w:r>
      <w:r w:rsidRPr="00CC31A3">
        <w:rPr>
          <w:rFonts w:eastAsia="Times New Roman"/>
          <w:color w:val="212121"/>
          <w:sz w:val="24"/>
          <w:szCs w:val="24"/>
          <w:highlight w:val="white"/>
          <w:lang w:val="en"/>
        </w:rPr>
        <w:t xml:space="preserve"> survey r</w:t>
      </w:r>
      <w:r>
        <w:rPr>
          <w:rFonts w:eastAsia="Times New Roman"/>
          <w:color w:val="212121"/>
          <w:sz w:val="24"/>
          <w:szCs w:val="24"/>
          <w:highlight w:val="white"/>
          <w:lang w:val="en"/>
        </w:rPr>
        <w:t>esumption during the entire</w:t>
      </w:r>
      <w:r w:rsidRPr="00CC31A3">
        <w:rPr>
          <w:rFonts w:eastAsia="Times New Roman"/>
          <w:color w:val="212121"/>
          <w:sz w:val="24"/>
          <w:szCs w:val="24"/>
          <w:highlight w:val="white"/>
          <w:lang w:val="en"/>
        </w:rPr>
        <w:t xml:space="preserve"> period</w:t>
      </w:r>
      <w:r w:rsidR="00766CD6">
        <w:rPr>
          <w:rFonts w:eastAsia="Times New Roman"/>
          <w:color w:val="212121"/>
          <w:sz w:val="24"/>
          <w:szCs w:val="24"/>
          <w:highlight w:val="white"/>
          <w:lang w:val="en"/>
        </w:rPr>
        <w:t xml:space="preserve"> (i.e.,</w:t>
      </w:r>
      <w:r w:rsidRPr="00CC31A3">
        <w:rPr>
          <w:rFonts w:eastAsia="Times New Roman"/>
          <w:color w:val="212121"/>
          <w:sz w:val="24"/>
          <w:szCs w:val="24"/>
          <w:highlight w:val="white"/>
          <w:lang w:val="en"/>
        </w:rPr>
        <w:t xml:space="preserve"> </w:t>
      </w:r>
      <w:r w:rsidR="00766CD6">
        <w:rPr>
          <w:rFonts w:eastAsia="Times New Roman"/>
          <w:color w:val="212121"/>
          <w:sz w:val="24"/>
          <w:szCs w:val="24"/>
          <w:highlight w:val="white"/>
          <w:lang w:val="en"/>
        </w:rPr>
        <w:t>p</w:t>
      </w:r>
      <w:r w:rsidRPr="00CC31A3">
        <w:rPr>
          <w:rFonts w:eastAsia="Times New Roman"/>
          <w:color w:val="212121"/>
          <w:sz w:val="24"/>
          <w:szCs w:val="24"/>
          <w:highlight w:val="white"/>
          <w:lang w:val="en"/>
        </w:rPr>
        <w:t xml:space="preserve">rior to completing the </w:t>
      </w:r>
      <w:r>
        <w:rPr>
          <w:rFonts w:eastAsia="Times New Roman"/>
          <w:color w:val="212121"/>
          <w:sz w:val="24"/>
          <w:szCs w:val="24"/>
          <w:highlight w:val="white"/>
          <w:lang w:val="en"/>
        </w:rPr>
        <w:t xml:space="preserve">survey, respondents could </w:t>
      </w:r>
      <w:r w:rsidRPr="00CC31A3">
        <w:rPr>
          <w:rFonts w:eastAsia="Times New Roman"/>
          <w:color w:val="212121"/>
          <w:sz w:val="24"/>
          <w:szCs w:val="24"/>
          <w:highlight w:val="white"/>
          <w:lang w:val="en"/>
        </w:rPr>
        <w:t xml:space="preserve">close their browser and return to the same point in the </w:t>
      </w:r>
      <w:r>
        <w:rPr>
          <w:rFonts w:eastAsia="Times New Roman"/>
          <w:color w:val="212121"/>
          <w:sz w:val="24"/>
          <w:szCs w:val="24"/>
          <w:highlight w:val="white"/>
          <w:lang w:val="en"/>
        </w:rPr>
        <w:t xml:space="preserve">survey and resume by simply </w:t>
      </w:r>
      <w:r w:rsidRPr="00CC31A3">
        <w:rPr>
          <w:rFonts w:eastAsia="Times New Roman"/>
          <w:color w:val="212121"/>
          <w:sz w:val="24"/>
          <w:szCs w:val="24"/>
          <w:highlight w:val="white"/>
          <w:lang w:val="en"/>
        </w:rPr>
        <w:t>selecting their unique URL again</w:t>
      </w:r>
      <w:r w:rsidR="00766CD6">
        <w:rPr>
          <w:rFonts w:eastAsia="Times New Roman"/>
          <w:color w:val="212121"/>
          <w:sz w:val="24"/>
          <w:szCs w:val="24"/>
          <w:highlight w:val="white"/>
          <w:lang w:val="en"/>
        </w:rPr>
        <w:t>)</w:t>
      </w:r>
      <w:r w:rsidRPr="00CC31A3">
        <w:rPr>
          <w:rFonts w:eastAsia="Times New Roman"/>
          <w:color w:val="212121"/>
          <w:sz w:val="24"/>
          <w:szCs w:val="24"/>
          <w:highlight w:val="white"/>
          <w:lang w:val="en"/>
        </w:rPr>
        <w:t xml:space="preserve">. Once a respondent </w:t>
      </w:r>
      <w:r w:rsidR="00766CD6">
        <w:rPr>
          <w:rFonts w:eastAsia="Times New Roman"/>
          <w:color w:val="212121"/>
          <w:sz w:val="24"/>
          <w:szCs w:val="24"/>
          <w:highlight w:val="white"/>
          <w:lang w:val="en"/>
        </w:rPr>
        <w:t xml:space="preserve">had </w:t>
      </w:r>
      <w:r w:rsidRPr="00CC31A3">
        <w:rPr>
          <w:rFonts w:eastAsia="Times New Roman"/>
          <w:color w:val="212121"/>
          <w:sz w:val="24"/>
          <w:szCs w:val="24"/>
          <w:highlight w:val="white"/>
          <w:lang w:val="en"/>
        </w:rPr>
        <w:t>completed their survey and submitted the</w:t>
      </w:r>
      <w:r w:rsidR="00766CD6">
        <w:rPr>
          <w:rFonts w:eastAsia="Times New Roman"/>
          <w:color w:val="212121"/>
          <w:sz w:val="24"/>
          <w:szCs w:val="24"/>
          <w:highlight w:val="white"/>
          <w:lang w:val="en"/>
        </w:rPr>
        <w:t xml:space="preserve"> responses</w:t>
      </w:r>
      <w:r w:rsidRPr="00CC31A3">
        <w:rPr>
          <w:rFonts w:eastAsia="Times New Roman"/>
          <w:color w:val="212121"/>
          <w:sz w:val="24"/>
          <w:szCs w:val="24"/>
          <w:highlight w:val="white"/>
          <w:lang w:val="en"/>
        </w:rPr>
        <w:t xml:space="preserve">, that unique URL to the survey was not available for a respondent to </w:t>
      </w:r>
      <w:r w:rsidR="00766CD6">
        <w:rPr>
          <w:rFonts w:eastAsia="Times New Roman"/>
          <w:color w:val="212121"/>
          <w:sz w:val="24"/>
          <w:szCs w:val="24"/>
          <w:highlight w:val="white"/>
          <w:lang w:val="en"/>
        </w:rPr>
        <w:t xml:space="preserve">regain </w:t>
      </w:r>
      <w:r w:rsidRPr="00CC31A3">
        <w:rPr>
          <w:rFonts w:eastAsia="Times New Roman"/>
          <w:color w:val="212121"/>
          <w:sz w:val="24"/>
          <w:szCs w:val="24"/>
          <w:highlight w:val="white"/>
          <w:lang w:val="en"/>
        </w:rPr>
        <w:t>access</w:t>
      </w:r>
      <w:r w:rsidR="00766CD6">
        <w:rPr>
          <w:rFonts w:eastAsia="Times New Roman"/>
          <w:color w:val="212121"/>
          <w:sz w:val="24"/>
          <w:szCs w:val="24"/>
          <w:highlight w:val="white"/>
          <w:lang w:val="en"/>
        </w:rPr>
        <w:t xml:space="preserve"> to it</w:t>
      </w:r>
      <w:r w:rsidRPr="00CC31A3">
        <w:rPr>
          <w:rFonts w:eastAsia="Times New Roman"/>
          <w:color w:val="212121"/>
          <w:sz w:val="24"/>
          <w:szCs w:val="24"/>
          <w:highlight w:val="white"/>
          <w:lang w:val="en"/>
        </w:rPr>
        <w:t>. This</w:t>
      </w:r>
      <w:r w:rsidR="00766CD6">
        <w:rPr>
          <w:rFonts w:eastAsia="Times New Roman"/>
          <w:color w:val="212121"/>
          <w:sz w:val="24"/>
          <w:szCs w:val="24"/>
          <w:highlight w:val="white"/>
          <w:lang w:val="en"/>
        </w:rPr>
        <w:t xml:space="preserve"> set-up</w:t>
      </w:r>
      <w:r w:rsidRPr="00CC31A3">
        <w:rPr>
          <w:rFonts w:eastAsia="Times New Roman"/>
          <w:color w:val="212121"/>
          <w:sz w:val="24"/>
          <w:szCs w:val="24"/>
          <w:highlight w:val="white"/>
          <w:lang w:val="en"/>
        </w:rPr>
        <w:t xml:space="preserve"> prevented respondents from taking the survey more than on</w:t>
      </w:r>
      <w:r w:rsidR="00766CD6">
        <w:rPr>
          <w:rFonts w:eastAsia="Times New Roman"/>
          <w:color w:val="212121"/>
          <w:sz w:val="24"/>
          <w:szCs w:val="24"/>
          <w:highlight w:val="white"/>
          <w:lang w:val="en"/>
        </w:rPr>
        <w:t>ce</w:t>
      </w:r>
      <w:r w:rsidRPr="00CC31A3">
        <w:rPr>
          <w:rFonts w:eastAsia="Times New Roman"/>
          <w:color w:val="212121"/>
          <w:sz w:val="24"/>
          <w:szCs w:val="24"/>
          <w:highlight w:val="white"/>
          <w:lang w:val="en"/>
        </w:rPr>
        <w:t>.</w:t>
      </w:r>
      <w:r>
        <w:rPr>
          <w:rFonts w:eastAsia="Times New Roman"/>
          <w:color w:val="212121"/>
          <w:sz w:val="24"/>
          <w:szCs w:val="24"/>
          <w:highlight w:val="white"/>
          <w:lang w:val="en"/>
        </w:rPr>
        <w:t xml:space="preserve"> </w:t>
      </w:r>
      <w:r w:rsidR="001F14BB">
        <w:rPr>
          <w:rFonts w:eastAsia="Times New Roman"/>
          <w:color w:val="212121"/>
          <w:sz w:val="24"/>
          <w:szCs w:val="24"/>
          <w:highlight w:val="white"/>
          <w:lang w:val="en"/>
        </w:rPr>
        <w:t>P</w:t>
      </w:r>
      <w:r w:rsidR="00766CD6">
        <w:rPr>
          <w:rFonts w:eastAsia="Times New Roman"/>
          <w:color w:val="212121"/>
          <w:sz w:val="24"/>
          <w:szCs w:val="24"/>
          <w:highlight w:val="white"/>
          <w:lang w:val="en"/>
        </w:rPr>
        <w:t xml:space="preserve">anelists </w:t>
      </w:r>
      <w:r w:rsidR="001F14BB">
        <w:rPr>
          <w:rFonts w:eastAsia="Times New Roman"/>
          <w:color w:val="212121"/>
          <w:sz w:val="24"/>
          <w:szCs w:val="24"/>
          <w:highlight w:val="white"/>
          <w:lang w:val="en"/>
        </w:rPr>
        <w:t xml:space="preserve">were compensated for their time. </w:t>
      </w:r>
      <w:r w:rsidRPr="00CC31A3">
        <w:rPr>
          <w:rFonts w:eastAsia="Times New Roman"/>
          <w:color w:val="212121"/>
          <w:sz w:val="24"/>
          <w:szCs w:val="24"/>
          <w:highlight w:val="white"/>
          <w:lang w:val="en"/>
        </w:rPr>
        <w:t xml:space="preserve"> </w:t>
      </w:r>
    </w:p>
    <w:p w14:paraId="1E10C4C2" w14:textId="77777777" w:rsidR="0098210F" w:rsidRDefault="0098210F" w:rsidP="00CC31A3">
      <w:pPr>
        <w:spacing w:line="480" w:lineRule="auto"/>
        <w:rPr>
          <w:b/>
          <w:lang w:val="en"/>
        </w:rPr>
      </w:pPr>
    </w:p>
    <w:p w14:paraId="645D2BB5" w14:textId="60D1E775" w:rsidR="00CC31A3" w:rsidRPr="0098210F" w:rsidRDefault="00CC31A3" w:rsidP="00CC31A3">
      <w:pPr>
        <w:spacing w:line="480" w:lineRule="auto"/>
        <w:rPr>
          <w:b/>
          <w:sz w:val="28"/>
          <w:szCs w:val="28"/>
          <w:lang w:val="en"/>
        </w:rPr>
      </w:pPr>
      <w:r w:rsidRPr="0098210F">
        <w:rPr>
          <w:b/>
          <w:sz w:val="28"/>
          <w:szCs w:val="28"/>
          <w:lang w:val="en"/>
        </w:rPr>
        <w:lastRenderedPageBreak/>
        <w:t>In-Person Participants</w:t>
      </w:r>
    </w:p>
    <w:p w14:paraId="55581038" w14:textId="54F04BAE" w:rsidR="00515E48" w:rsidRDefault="0098210F" w:rsidP="00515E48">
      <w:pPr>
        <w:spacing w:line="480" w:lineRule="auto"/>
        <w:rPr>
          <w:rFonts w:eastAsia="Times New Roman"/>
          <w:color w:val="212121"/>
          <w:sz w:val="24"/>
          <w:szCs w:val="24"/>
          <w:highlight w:val="white"/>
        </w:rPr>
      </w:pPr>
      <w:r>
        <w:rPr>
          <w:sz w:val="24"/>
          <w:szCs w:val="24"/>
        </w:rPr>
        <w:t xml:space="preserve">Using the same recruitment criteria described earlier, </w:t>
      </w:r>
      <w:r w:rsidR="00CC31A3" w:rsidRPr="0098210F">
        <w:rPr>
          <w:sz w:val="24"/>
          <w:szCs w:val="24"/>
        </w:rPr>
        <w:t>Schlesinger Associates was contracted to recru</w:t>
      </w:r>
      <w:r w:rsidR="00202B5C">
        <w:rPr>
          <w:sz w:val="24"/>
          <w:szCs w:val="24"/>
        </w:rPr>
        <w:t xml:space="preserve">it </w:t>
      </w:r>
      <w:r w:rsidR="00FC6FB8">
        <w:rPr>
          <w:sz w:val="24"/>
          <w:szCs w:val="24"/>
        </w:rPr>
        <w:t xml:space="preserve">approximately </w:t>
      </w:r>
      <w:r w:rsidR="00202B5C">
        <w:rPr>
          <w:sz w:val="24"/>
          <w:szCs w:val="24"/>
        </w:rPr>
        <w:t xml:space="preserve">500 adults </w:t>
      </w:r>
      <w:r w:rsidR="00766CD6">
        <w:rPr>
          <w:sz w:val="24"/>
          <w:szCs w:val="24"/>
        </w:rPr>
        <w:t>60 years of age</w:t>
      </w:r>
      <w:r w:rsidR="00AA2E9F">
        <w:rPr>
          <w:sz w:val="24"/>
          <w:szCs w:val="24"/>
        </w:rPr>
        <w:t xml:space="preserve"> and older,</w:t>
      </w:r>
      <w:r w:rsidR="00202B5C">
        <w:rPr>
          <w:sz w:val="24"/>
          <w:szCs w:val="24"/>
        </w:rPr>
        <w:t xml:space="preserve"> residing</w:t>
      </w:r>
      <w:r w:rsidR="00CC31A3" w:rsidRPr="0098210F">
        <w:rPr>
          <w:sz w:val="24"/>
          <w:szCs w:val="24"/>
        </w:rPr>
        <w:t xml:space="preserve"> in the metropolitan areas of Toronto, Sydney and London</w:t>
      </w:r>
      <w:r>
        <w:rPr>
          <w:sz w:val="24"/>
          <w:szCs w:val="24"/>
        </w:rPr>
        <w:t>.</w:t>
      </w:r>
      <w:r w:rsidR="00CC31A3" w:rsidRPr="0098210F">
        <w:rPr>
          <w:sz w:val="24"/>
          <w:szCs w:val="24"/>
        </w:rPr>
        <w:t xml:space="preserve"> In Seattle, participants </w:t>
      </w:r>
      <w:r w:rsidR="00CC31A3" w:rsidRPr="0098210F">
        <w:rPr>
          <w:sz w:val="24"/>
          <w:szCs w:val="24"/>
          <w:lang w:val="en"/>
        </w:rPr>
        <w:t>were recruited via radio advertisements, word of mouth, and through the University of Washington Communication Studies Participant Pool</w:t>
      </w:r>
      <w:r w:rsidRPr="0098210F">
        <w:rPr>
          <w:sz w:val="24"/>
          <w:szCs w:val="24"/>
          <w:lang w:val="en"/>
        </w:rPr>
        <w:t>.</w:t>
      </w:r>
      <w:r w:rsidR="00CC31A3" w:rsidRPr="0098210F">
        <w:rPr>
          <w:sz w:val="24"/>
          <w:szCs w:val="24"/>
        </w:rPr>
        <w:t xml:space="preserve"> </w:t>
      </w:r>
      <w:r w:rsidR="00AD40FD">
        <w:rPr>
          <w:sz w:val="24"/>
          <w:szCs w:val="24"/>
        </w:rPr>
        <w:t>Participants were com</w:t>
      </w:r>
      <w:r w:rsidR="00515E48">
        <w:rPr>
          <w:sz w:val="24"/>
          <w:szCs w:val="24"/>
        </w:rPr>
        <w:t>pensated for their time</w:t>
      </w:r>
      <w:r w:rsidR="00AD40FD">
        <w:rPr>
          <w:sz w:val="24"/>
          <w:szCs w:val="24"/>
        </w:rPr>
        <w:t>.</w:t>
      </w:r>
      <w:r w:rsidR="00515E48">
        <w:rPr>
          <w:sz w:val="24"/>
          <w:szCs w:val="24"/>
        </w:rPr>
        <w:t xml:space="preserve"> </w:t>
      </w:r>
    </w:p>
    <w:p w14:paraId="47AB7ED9" w14:textId="152267FD" w:rsidR="00795E4B" w:rsidRPr="00515E48" w:rsidRDefault="00515E48" w:rsidP="00515E48">
      <w:pPr>
        <w:spacing w:line="480" w:lineRule="auto"/>
        <w:rPr>
          <w:sz w:val="24"/>
          <w:szCs w:val="24"/>
        </w:rPr>
      </w:pPr>
      <w:r>
        <w:rPr>
          <w:rFonts w:eastAsia="Times New Roman"/>
          <w:color w:val="212121"/>
          <w:sz w:val="24"/>
          <w:szCs w:val="24"/>
          <w:highlight w:val="white"/>
        </w:rPr>
        <w:tab/>
      </w:r>
      <w:r w:rsidR="00202B5C">
        <w:rPr>
          <w:rFonts w:eastAsia="Times New Roman"/>
          <w:b/>
          <w:color w:val="212121"/>
          <w:sz w:val="24"/>
          <w:szCs w:val="24"/>
          <w:highlight w:val="white"/>
        </w:rPr>
        <w:t>In-</w:t>
      </w:r>
      <w:r w:rsidR="00202B5C" w:rsidRPr="00B16535">
        <w:rPr>
          <w:rFonts w:eastAsia="Times New Roman"/>
          <w:b/>
          <w:color w:val="212121"/>
          <w:sz w:val="24"/>
          <w:szCs w:val="24"/>
          <w:highlight w:val="white"/>
        </w:rPr>
        <w:t>person</w:t>
      </w:r>
      <w:r w:rsidR="00202B5C" w:rsidRPr="00754A5B">
        <w:rPr>
          <w:rFonts w:eastAsia="Times New Roman"/>
          <w:color w:val="212121"/>
          <w:sz w:val="24"/>
          <w:szCs w:val="24"/>
          <w:highlight w:val="white"/>
        </w:rPr>
        <w:t xml:space="preserve"> testing was </w:t>
      </w:r>
      <w:r>
        <w:rPr>
          <w:rFonts w:eastAsia="Times New Roman"/>
          <w:color w:val="212121"/>
          <w:sz w:val="24"/>
          <w:szCs w:val="24"/>
          <w:highlight w:val="white"/>
        </w:rPr>
        <w:t>held</w:t>
      </w:r>
      <w:r w:rsidR="00202B5C">
        <w:rPr>
          <w:rFonts w:eastAsia="Times New Roman"/>
          <w:color w:val="212121"/>
          <w:sz w:val="24"/>
          <w:szCs w:val="24"/>
          <w:highlight w:val="white"/>
        </w:rPr>
        <w:t xml:space="preserve"> in </w:t>
      </w:r>
      <w:r>
        <w:rPr>
          <w:rFonts w:eastAsia="Times New Roman"/>
          <w:color w:val="212121"/>
          <w:sz w:val="24"/>
          <w:szCs w:val="24"/>
          <w:highlight w:val="white"/>
        </w:rPr>
        <w:t xml:space="preserve">quiet </w:t>
      </w:r>
      <w:r w:rsidR="00202B5C">
        <w:rPr>
          <w:rFonts w:eastAsia="Times New Roman"/>
          <w:color w:val="212121"/>
          <w:sz w:val="24"/>
          <w:szCs w:val="24"/>
          <w:highlight w:val="white"/>
        </w:rPr>
        <w:t>classroom and</w:t>
      </w:r>
      <w:r w:rsidR="00202B5C" w:rsidRPr="00754A5B">
        <w:rPr>
          <w:rFonts w:eastAsia="Times New Roman"/>
          <w:color w:val="212121"/>
          <w:sz w:val="24"/>
          <w:szCs w:val="24"/>
          <w:highlight w:val="white"/>
        </w:rPr>
        <w:t xml:space="preserve"> </w:t>
      </w:r>
      <w:r w:rsidR="00202B5C">
        <w:rPr>
          <w:rFonts w:eastAsia="Times New Roman"/>
          <w:color w:val="212121"/>
          <w:sz w:val="24"/>
          <w:szCs w:val="24"/>
          <w:highlight w:val="white"/>
        </w:rPr>
        <w:t xml:space="preserve">conference room settings </w:t>
      </w:r>
      <w:r w:rsidR="00202B5C" w:rsidRPr="00754A5B">
        <w:rPr>
          <w:rFonts w:eastAsia="Times New Roman"/>
          <w:color w:val="212121"/>
          <w:sz w:val="24"/>
          <w:szCs w:val="24"/>
          <w:highlight w:val="white"/>
        </w:rPr>
        <w:t>in four cities: London, Syd</w:t>
      </w:r>
      <w:r w:rsidR="00202B5C">
        <w:rPr>
          <w:rFonts w:eastAsia="Times New Roman"/>
          <w:color w:val="212121"/>
          <w:sz w:val="24"/>
          <w:szCs w:val="24"/>
          <w:highlight w:val="white"/>
        </w:rPr>
        <w:t xml:space="preserve">ney, Seattle, and Toronto. </w:t>
      </w:r>
      <w:r w:rsidR="00202B5C" w:rsidRPr="00515E48">
        <w:rPr>
          <w:rFonts w:eastAsia="Times New Roman"/>
          <w:color w:val="212121"/>
          <w:sz w:val="24"/>
          <w:szCs w:val="24"/>
          <w:highlight w:val="white"/>
        </w:rPr>
        <w:t xml:space="preserve">Participants were given an anonymous identification number to enter on the survey. After explaining the purpose of the study and having participants sign consent forms, research assistants demonstrated how to access the </w:t>
      </w:r>
      <w:r w:rsidRPr="00515E48">
        <w:rPr>
          <w:rFonts w:eastAsia="Times New Roman"/>
          <w:color w:val="212121"/>
          <w:sz w:val="24"/>
          <w:szCs w:val="24"/>
          <w:highlight w:val="white"/>
        </w:rPr>
        <w:t>survey, which</w:t>
      </w:r>
      <w:r w:rsidR="00202B5C" w:rsidRPr="00515E48">
        <w:rPr>
          <w:rFonts w:eastAsia="Times New Roman"/>
          <w:color w:val="212121"/>
          <w:sz w:val="24"/>
          <w:szCs w:val="24"/>
          <w:highlight w:val="white"/>
        </w:rPr>
        <w:t xml:space="preserve"> appeared on Microsoft Surface Tablets. </w:t>
      </w:r>
      <w:r>
        <w:rPr>
          <w:rFonts w:eastAsia="Times New Roman"/>
          <w:color w:val="212121"/>
          <w:sz w:val="24"/>
          <w:szCs w:val="24"/>
          <w:highlight w:val="white"/>
        </w:rPr>
        <w:t xml:space="preserve">Even though </w:t>
      </w:r>
      <w:r w:rsidR="00202B5C" w:rsidRPr="00515E48">
        <w:rPr>
          <w:rFonts w:eastAsia="Times New Roman"/>
          <w:color w:val="212121"/>
          <w:sz w:val="24"/>
          <w:szCs w:val="24"/>
          <w:highlight w:val="white"/>
        </w:rPr>
        <w:t>participants were instructed on how use the tablet, and how to access and complete the survey, those who exhibited continued difficulty utilizing the tablets were given the option to compl</w:t>
      </w:r>
      <w:r>
        <w:rPr>
          <w:rFonts w:eastAsia="Times New Roman"/>
          <w:color w:val="212121"/>
          <w:sz w:val="24"/>
          <w:szCs w:val="24"/>
          <w:highlight w:val="white"/>
        </w:rPr>
        <w:t>ete the survey on a computer (when</w:t>
      </w:r>
      <w:r w:rsidR="00202B5C" w:rsidRPr="00515E48">
        <w:rPr>
          <w:rFonts w:eastAsia="Times New Roman"/>
          <w:color w:val="212121"/>
          <w:sz w:val="24"/>
          <w:szCs w:val="24"/>
          <w:highlight w:val="white"/>
        </w:rPr>
        <w:t xml:space="preserve"> available). Research assistants were </w:t>
      </w:r>
      <w:r>
        <w:rPr>
          <w:rFonts w:eastAsia="Times New Roman"/>
          <w:color w:val="212121"/>
          <w:sz w:val="24"/>
          <w:szCs w:val="24"/>
          <w:highlight w:val="white"/>
        </w:rPr>
        <w:t xml:space="preserve">also </w:t>
      </w:r>
      <w:r w:rsidR="00202B5C" w:rsidRPr="00515E48">
        <w:rPr>
          <w:rFonts w:eastAsia="Times New Roman"/>
          <w:color w:val="212121"/>
          <w:sz w:val="24"/>
          <w:szCs w:val="24"/>
          <w:highlight w:val="white"/>
        </w:rPr>
        <w:t xml:space="preserve">available to </w:t>
      </w:r>
      <w:r>
        <w:rPr>
          <w:rFonts w:eastAsia="Times New Roman"/>
          <w:color w:val="212121"/>
          <w:sz w:val="24"/>
          <w:szCs w:val="24"/>
          <w:highlight w:val="white"/>
        </w:rPr>
        <w:t xml:space="preserve">assist and </w:t>
      </w:r>
      <w:r w:rsidR="00202B5C" w:rsidRPr="00515E48">
        <w:rPr>
          <w:rFonts w:eastAsia="Times New Roman"/>
          <w:color w:val="212121"/>
          <w:sz w:val="24"/>
          <w:szCs w:val="24"/>
          <w:highlight w:val="white"/>
        </w:rPr>
        <w:t>ans</w:t>
      </w:r>
      <w:r>
        <w:rPr>
          <w:rFonts w:eastAsia="Times New Roman"/>
          <w:color w:val="212121"/>
          <w:sz w:val="24"/>
          <w:szCs w:val="24"/>
          <w:highlight w:val="white"/>
        </w:rPr>
        <w:t>wer questions as needed</w:t>
      </w:r>
      <w:r w:rsidR="00202B5C" w:rsidRPr="00515E48">
        <w:rPr>
          <w:rFonts w:eastAsia="Times New Roman"/>
          <w:color w:val="212121"/>
          <w:sz w:val="24"/>
          <w:szCs w:val="24"/>
          <w:highlight w:val="white"/>
        </w:rPr>
        <w:t xml:space="preserve">. </w:t>
      </w:r>
    </w:p>
    <w:p w14:paraId="04AC45B0" w14:textId="3AF8B690" w:rsidR="008A147F" w:rsidRDefault="00795E4B" w:rsidP="00515E48">
      <w:pPr>
        <w:pStyle w:val="Normal1"/>
        <w:spacing w:line="480" w:lineRule="auto"/>
        <w:rPr>
          <w:rFonts w:eastAsia="Times New Roman"/>
          <w:color w:val="212121"/>
          <w:sz w:val="24"/>
          <w:szCs w:val="24"/>
          <w:highlight w:val="white"/>
        </w:rPr>
      </w:pPr>
      <w:r>
        <w:rPr>
          <w:rFonts w:eastAsia="Times New Roman"/>
          <w:color w:val="212121"/>
          <w:sz w:val="24"/>
          <w:szCs w:val="24"/>
          <w:highlight w:val="white"/>
        </w:rPr>
        <w:tab/>
      </w:r>
      <w:r w:rsidR="00A7532E" w:rsidRPr="00A7532E">
        <w:rPr>
          <w:rFonts w:eastAsia="Times New Roman"/>
          <w:color w:val="212121"/>
          <w:sz w:val="24"/>
          <w:szCs w:val="24"/>
          <w:highlight w:val="white"/>
        </w:rPr>
        <w:t xml:space="preserve">The focus of this explorative study </w:t>
      </w:r>
      <w:r w:rsidR="00861232">
        <w:rPr>
          <w:rFonts w:eastAsia="Times New Roman"/>
          <w:color w:val="212121"/>
          <w:sz w:val="24"/>
          <w:szCs w:val="24"/>
          <w:highlight w:val="white"/>
        </w:rPr>
        <w:t>is on</w:t>
      </w:r>
      <w:r w:rsidR="00A7532E" w:rsidRPr="00A7532E">
        <w:rPr>
          <w:rFonts w:eastAsia="Times New Roman"/>
          <w:color w:val="212121"/>
          <w:sz w:val="24"/>
          <w:szCs w:val="24"/>
          <w:highlight w:val="white"/>
        </w:rPr>
        <w:t xml:space="preserve"> the responses given to question 41 of the survey, which was available to all participants to either complete or leave unanswered. Question 41 asked, “Where would you prefer to get information about hearing healthcare? Check all that apply.” There were fourteen different options that the participant could select, and there was no restriction on </w:t>
      </w:r>
      <w:r w:rsidR="00152673">
        <w:rPr>
          <w:rFonts w:eastAsia="Times New Roman"/>
          <w:color w:val="212121"/>
          <w:sz w:val="24"/>
          <w:szCs w:val="24"/>
          <w:highlight w:val="white"/>
        </w:rPr>
        <w:t>how many</w:t>
      </w:r>
      <w:r w:rsidR="00A7532E" w:rsidRPr="00A7532E">
        <w:rPr>
          <w:rFonts w:eastAsia="Times New Roman"/>
          <w:color w:val="212121"/>
          <w:sz w:val="24"/>
          <w:szCs w:val="24"/>
          <w:highlight w:val="white"/>
        </w:rPr>
        <w:t xml:space="preserve"> options they could select (e.g.</w:t>
      </w:r>
      <w:r w:rsidR="00152673">
        <w:rPr>
          <w:rFonts w:eastAsia="Times New Roman"/>
          <w:color w:val="212121"/>
          <w:sz w:val="24"/>
          <w:szCs w:val="24"/>
          <w:highlight w:val="white"/>
        </w:rPr>
        <w:t>,</w:t>
      </w:r>
      <w:r w:rsidR="00A7532E" w:rsidRPr="00A7532E">
        <w:rPr>
          <w:rFonts w:eastAsia="Times New Roman"/>
          <w:color w:val="212121"/>
          <w:sz w:val="24"/>
          <w:szCs w:val="24"/>
          <w:highlight w:val="white"/>
        </w:rPr>
        <w:t xml:space="preserve"> one participant could select one option and another participant could select all fourteen options). </w:t>
      </w:r>
    </w:p>
    <w:p w14:paraId="7C87E4C7" w14:textId="4451C8A7" w:rsidR="00515E48" w:rsidRPr="003F5079" w:rsidRDefault="008905BD" w:rsidP="00515E48">
      <w:pPr>
        <w:spacing w:line="480" w:lineRule="auto"/>
        <w:rPr>
          <w:rFonts w:eastAsia="Times New Roman" w:cs="Times New Roman"/>
        </w:rPr>
      </w:pPr>
      <w:r>
        <w:rPr>
          <w:rFonts w:eastAsia="Times New Roman"/>
          <w:color w:val="212121"/>
          <w:sz w:val="24"/>
          <w:szCs w:val="24"/>
          <w:highlight w:val="white"/>
        </w:rPr>
        <w:lastRenderedPageBreak/>
        <w:tab/>
      </w:r>
      <w:r w:rsidR="00515E48">
        <w:rPr>
          <w:rFonts w:eastAsia="Times New Roman"/>
          <w:color w:val="212121"/>
          <w:sz w:val="24"/>
          <w:szCs w:val="24"/>
          <w:highlight w:val="white"/>
        </w:rPr>
        <w:t xml:space="preserve">Once the survey was completed, </w:t>
      </w:r>
      <w:r w:rsidR="00152673">
        <w:rPr>
          <w:rFonts w:eastAsia="Times New Roman"/>
          <w:color w:val="212121"/>
          <w:sz w:val="24"/>
          <w:szCs w:val="24"/>
          <w:highlight w:val="white"/>
        </w:rPr>
        <w:t xml:space="preserve">hearing thresholds were measured for </w:t>
      </w:r>
      <w:r w:rsidR="00515E48">
        <w:rPr>
          <w:rFonts w:eastAsia="Times New Roman"/>
          <w:color w:val="212121"/>
          <w:sz w:val="24"/>
          <w:szCs w:val="24"/>
          <w:highlight w:val="white"/>
        </w:rPr>
        <w:t xml:space="preserve">each participant using the Home Hearing Test </w:t>
      </w:r>
      <w:r w:rsidR="00515E48">
        <w:rPr>
          <w:rFonts w:eastAsia="Times New Roman"/>
          <w:sz w:val="28"/>
          <w:szCs w:val="28"/>
        </w:rPr>
        <w:t>™</w:t>
      </w:r>
      <w:r w:rsidR="00515E48">
        <w:rPr>
          <w:rFonts w:eastAsia="Times New Roman"/>
          <w:color w:val="212121"/>
          <w:sz w:val="24"/>
          <w:szCs w:val="24"/>
          <w:highlight w:val="white"/>
        </w:rPr>
        <w:t xml:space="preserve"> (HHT) (</w:t>
      </w:r>
      <w:hyperlink r:id="rId12" w:history="1">
        <w:r w:rsidR="00515E48">
          <w:rPr>
            <w:rStyle w:val="Hyperlink"/>
            <w:rFonts w:eastAsia="Times New Roman" w:cs="Times New Roman"/>
          </w:rPr>
          <w:t>https://www.etymotic.com/consumer/home-hearing-test/home-hearing-test.html</w:t>
        </w:r>
      </w:hyperlink>
      <w:r w:rsidR="00515E48">
        <w:rPr>
          <w:rFonts w:eastAsia="Times New Roman" w:cs="Times New Roman"/>
        </w:rPr>
        <w:t>)</w:t>
      </w:r>
      <w:r w:rsidR="00515E48">
        <w:rPr>
          <w:rFonts w:eastAsia="Times New Roman"/>
          <w:color w:val="212121"/>
          <w:sz w:val="24"/>
          <w:szCs w:val="24"/>
          <w:highlight w:val="white"/>
        </w:rPr>
        <w:t xml:space="preserve">. </w:t>
      </w:r>
      <w:r w:rsidR="00515E48">
        <w:rPr>
          <w:sz w:val="24"/>
          <w:szCs w:val="24"/>
        </w:rPr>
        <w:t xml:space="preserve">Our research (Mosley et al. 2018), and </w:t>
      </w:r>
      <w:r w:rsidR="00152673">
        <w:rPr>
          <w:sz w:val="24"/>
          <w:szCs w:val="24"/>
        </w:rPr>
        <w:t xml:space="preserve">the research of </w:t>
      </w:r>
      <w:r w:rsidR="00515E48">
        <w:rPr>
          <w:sz w:val="24"/>
          <w:szCs w:val="24"/>
        </w:rPr>
        <w:t xml:space="preserve">others (Margolis et al., 2016; 2018), </w:t>
      </w:r>
      <w:proofErr w:type="gramStart"/>
      <w:r w:rsidR="00515E48">
        <w:rPr>
          <w:sz w:val="24"/>
          <w:szCs w:val="24"/>
        </w:rPr>
        <w:t>have</w:t>
      </w:r>
      <w:proofErr w:type="gramEnd"/>
      <w:r w:rsidR="00515E48">
        <w:rPr>
          <w:sz w:val="24"/>
          <w:szCs w:val="24"/>
        </w:rPr>
        <w:t xml:space="preserve"> shown that the HHT is</w:t>
      </w:r>
      <w:r w:rsidR="00515E48" w:rsidRPr="00322441">
        <w:rPr>
          <w:sz w:val="24"/>
          <w:szCs w:val="24"/>
        </w:rPr>
        <w:t xml:space="preserve"> a reliable method for obtaining hearing thresholds, </w:t>
      </w:r>
      <w:r w:rsidR="00152673">
        <w:rPr>
          <w:sz w:val="24"/>
          <w:szCs w:val="24"/>
        </w:rPr>
        <w:t xml:space="preserve">that is </w:t>
      </w:r>
      <w:r w:rsidR="00515E48" w:rsidRPr="00322441">
        <w:rPr>
          <w:sz w:val="24"/>
          <w:szCs w:val="24"/>
        </w:rPr>
        <w:t xml:space="preserve">comparable to gold standard </w:t>
      </w:r>
      <w:r w:rsidR="00152673">
        <w:rPr>
          <w:sz w:val="24"/>
          <w:szCs w:val="24"/>
        </w:rPr>
        <w:t xml:space="preserve">clinical </w:t>
      </w:r>
      <w:r w:rsidR="00515E48" w:rsidRPr="00322441">
        <w:rPr>
          <w:sz w:val="24"/>
          <w:szCs w:val="24"/>
        </w:rPr>
        <w:t>audiometry (Mosley et al. 2018)</w:t>
      </w:r>
      <w:r w:rsidR="00515E48">
        <w:rPr>
          <w:sz w:val="24"/>
          <w:szCs w:val="24"/>
        </w:rPr>
        <w:t xml:space="preserve">. The </w:t>
      </w:r>
      <w:r w:rsidR="00515E48">
        <w:rPr>
          <w:rFonts w:eastAsia="Times New Roman"/>
          <w:color w:val="212121"/>
          <w:sz w:val="24"/>
          <w:szCs w:val="24"/>
          <w:highlight w:val="white"/>
        </w:rPr>
        <w:t>pure</w:t>
      </w:r>
      <w:ins w:id="8" w:author="MKPF" w:date="2019-08-30T00:09:00Z">
        <w:r w:rsidR="00152673">
          <w:rPr>
            <w:rFonts w:eastAsia="Times New Roman"/>
            <w:color w:val="212121"/>
            <w:sz w:val="24"/>
            <w:szCs w:val="24"/>
            <w:highlight w:val="white"/>
          </w:rPr>
          <w:t>-</w:t>
        </w:r>
      </w:ins>
      <w:r w:rsidR="00515E48">
        <w:rPr>
          <w:rFonts w:eastAsia="Times New Roman"/>
          <w:color w:val="212121"/>
          <w:sz w:val="24"/>
          <w:szCs w:val="24"/>
          <w:highlight w:val="white"/>
        </w:rPr>
        <w:t>tone average</w:t>
      </w:r>
      <w:r w:rsidR="00515E48" w:rsidRPr="00BA38C9">
        <w:rPr>
          <w:rFonts w:eastAsia="Times New Roman"/>
          <w:color w:val="212121"/>
          <w:sz w:val="24"/>
          <w:szCs w:val="24"/>
          <w:highlight w:val="white"/>
        </w:rPr>
        <w:t xml:space="preserve"> (PTA) of four frequencies (0.5, 1, 2, 4 kHz) in the better ear was used to determine a participant’s degree of hearing loss</w:t>
      </w:r>
      <w:r w:rsidR="00934E6C">
        <w:rPr>
          <w:rFonts w:eastAsia="Times New Roman"/>
          <w:color w:val="212121"/>
          <w:sz w:val="24"/>
          <w:szCs w:val="24"/>
          <w:highlight w:val="white"/>
        </w:rPr>
        <w:t xml:space="preserve"> (Table 2)</w:t>
      </w:r>
      <w:r w:rsidR="00515E48" w:rsidRPr="00BA38C9">
        <w:rPr>
          <w:rFonts w:eastAsia="Times New Roman"/>
          <w:color w:val="212121"/>
          <w:sz w:val="24"/>
          <w:szCs w:val="24"/>
          <w:highlight w:val="white"/>
        </w:rPr>
        <w:t>.</w:t>
      </w:r>
      <w:r w:rsidR="00515E48">
        <w:rPr>
          <w:rFonts w:eastAsia="Times New Roman"/>
          <w:color w:val="212121"/>
          <w:sz w:val="24"/>
          <w:szCs w:val="24"/>
          <w:highlight w:val="white"/>
        </w:rPr>
        <w:t xml:space="preserve"> </w:t>
      </w:r>
      <w:r w:rsidR="00515E48" w:rsidRPr="00322441">
        <w:rPr>
          <w:rFonts w:eastAsia="Times New Roman"/>
          <w:color w:val="212121"/>
          <w:sz w:val="24"/>
          <w:szCs w:val="24"/>
          <w:highlight w:val="white"/>
        </w:rPr>
        <w:t>Four categories of hearing loss were established</w:t>
      </w:r>
      <w:r w:rsidR="00E275E0">
        <w:rPr>
          <w:rFonts w:eastAsia="Times New Roman"/>
          <w:color w:val="212121"/>
          <w:sz w:val="24"/>
          <w:szCs w:val="24"/>
          <w:highlight w:val="white"/>
        </w:rPr>
        <w:t xml:space="preserve"> (Clark</w:t>
      </w:r>
      <w:r w:rsidR="00934E6C">
        <w:rPr>
          <w:rFonts w:eastAsia="Times New Roman"/>
          <w:color w:val="212121"/>
          <w:sz w:val="24"/>
          <w:szCs w:val="24"/>
          <w:highlight w:val="white"/>
        </w:rPr>
        <w:t>, 1981</w:t>
      </w:r>
      <w:r w:rsidR="00E275E0">
        <w:rPr>
          <w:rFonts w:eastAsia="Times New Roman"/>
          <w:color w:val="212121"/>
          <w:sz w:val="24"/>
          <w:szCs w:val="24"/>
          <w:highlight w:val="white"/>
        </w:rPr>
        <w:t>)</w:t>
      </w:r>
      <w:r w:rsidR="00152673">
        <w:rPr>
          <w:rFonts w:eastAsia="Times New Roman"/>
          <w:color w:val="212121"/>
          <w:sz w:val="24"/>
          <w:szCs w:val="24"/>
          <w:highlight w:val="white"/>
        </w:rPr>
        <w:t>:</w:t>
      </w:r>
      <w:r w:rsidR="00515E48" w:rsidRPr="00322441">
        <w:rPr>
          <w:rFonts w:eastAsia="Times New Roman"/>
          <w:color w:val="212121"/>
          <w:sz w:val="24"/>
          <w:szCs w:val="24"/>
          <w:highlight w:val="white"/>
        </w:rPr>
        <w:t xml:space="preserve"> normal hearing (</w:t>
      </w:r>
      <w:r w:rsidR="00152673">
        <w:rPr>
          <w:rFonts w:eastAsia="Times New Roman"/>
          <w:color w:val="212121"/>
          <w:sz w:val="24"/>
          <w:szCs w:val="24"/>
          <w:highlight w:val="white"/>
        </w:rPr>
        <w:t>PTA</w:t>
      </w:r>
      <w:r w:rsidR="00515E48" w:rsidRPr="00322441">
        <w:rPr>
          <w:rFonts w:eastAsia="Times New Roman"/>
          <w:color w:val="212121"/>
          <w:sz w:val="24"/>
          <w:szCs w:val="24"/>
          <w:highlight w:val="white"/>
        </w:rPr>
        <w:t xml:space="preserve"> below 25 dB</w:t>
      </w:r>
      <w:ins w:id="9" w:author="MKPF" w:date="2019-08-30T00:10:00Z">
        <w:r w:rsidR="00152673">
          <w:rPr>
            <w:rFonts w:eastAsia="Times New Roman"/>
            <w:color w:val="212121"/>
            <w:sz w:val="24"/>
            <w:szCs w:val="24"/>
            <w:highlight w:val="white"/>
          </w:rPr>
          <w:t xml:space="preserve"> </w:t>
        </w:r>
      </w:ins>
      <w:r w:rsidR="00515E48" w:rsidRPr="00322441">
        <w:rPr>
          <w:rFonts w:eastAsia="Times New Roman"/>
          <w:color w:val="212121"/>
          <w:sz w:val="24"/>
          <w:szCs w:val="24"/>
          <w:highlight w:val="white"/>
        </w:rPr>
        <w:t>HL), mild hearing loss (</w:t>
      </w:r>
      <w:r w:rsidR="00152673">
        <w:rPr>
          <w:rFonts w:eastAsia="Times New Roman"/>
          <w:color w:val="212121"/>
          <w:sz w:val="24"/>
          <w:szCs w:val="24"/>
          <w:highlight w:val="white"/>
        </w:rPr>
        <w:t>PTA</w:t>
      </w:r>
      <w:r w:rsidR="00515E48" w:rsidRPr="00322441">
        <w:rPr>
          <w:rFonts w:eastAsia="Times New Roman"/>
          <w:color w:val="212121"/>
          <w:sz w:val="24"/>
          <w:szCs w:val="24"/>
          <w:highlight w:val="white"/>
        </w:rPr>
        <w:t xml:space="preserve"> 25 to 40 dB</w:t>
      </w:r>
      <w:ins w:id="10" w:author="MKPF" w:date="2019-08-30T00:10:00Z">
        <w:r w:rsidR="00152673">
          <w:rPr>
            <w:rFonts w:eastAsia="Times New Roman"/>
            <w:color w:val="212121"/>
            <w:sz w:val="24"/>
            <w:szCs w:val="24"/>
            <w:highlight w:val="white"/>
          </w:rPr>
          <w:t xml:space="preserve"> </w:t>
        </w:r>
      </w:ins>
      <w:r w:rsidR="00515E48" w:rsidRPr="00322441">
        <w:rPr>
          <w:rFonts w:eastAsia="Times New Roman"/>
          <w:color w:val="212121"/>
          <w:sz w:val="24"/>
          <w:szCs w:val="24"/>
          <w:highlight w:val="white"/>
        </w:rPr>
        <w:t>HL), moderate hearing loss (</w:t>
      </w:r>
      <w:r w:rsidR="00152673">
        <w:rPr>
          <w:rFonts w:eastAsia="Times New Roman"/>
          <w:color w:val="212121"/>
          <w:sz w:val="24"/>
          <w:szCs w:val="24"/>
          <w:highlight w:val="white"/>
        </w:rPr>
        <w:t>PTA</w:t>
      </w:r>
      <w:r w:rsidR="00515E48" w:rsidRPr="00322441">
        <w:rPr>
          <w:rFonts w:eastAsia="Times New Roman"/>
          <w:color w:val="212121"/>
          <w:sz w:val="24"/>
          <w:szCs w:val="24"/>
          <w:highlight w:val="white"/>
        </w:rPr>
        <w:t xml:space="preserve"> from 40 to 55</w:t>
      </w:r>
      <w:r w:rsidR="00152673">
        <w:rPr>
          <w:rFonts w:eastAsia="Times New Roman"/>
          <w:color w:val="212121"/>
          <w:sz w:val="24"/>
          <w:szCs w:val="24"/>
          <w:highlight w:val="white"/>
        </w:rPr>
        <w:t xml:space="preserve"> dB HL</w:t>
      </w:r>
      <w:r w:rsidR="00515E48" w:rsidRPr="00322441">
        <w:rPr>
          <w:rFonts w:eastAsia="Times New Roman"/>
          <w:color w:val="212121"/>
          <w:sz w:val="24"/>
          <w:szCs w:val="24"/>
          <w:highlight w:val="white"/>
        </w:rPr>
        <w:t>), and severe hearing loss (</w:t>
      </w:r>
      <w:proofErr w:type="gramStart"/>
      <w:r w:rsidR="00152673">
        <w:rPr>
          <w:rFonts w:eastAsia="Times New Roman"/>
          <w:color w:val="212121"/>
          <w:sz w:val="24"/>
          <w:szCs w:val="24"/>
          <w:highlight w:val="white"/>
        </w:rPr>
        <w:t>PTA</w:t>
      </w:r>
      <w:r w:rsidR="00515E48" w:rsidRPr="00322441">
        <w:rPr>
          <w:rFonts w:eastAsia="Times New Roman"/>
          <w:color w:val="212121"/>
          <w:sz w:val="24"/>
          <w:szCs w:val="24"/>
          <w:highlight w:val="white"/>
        </w:rPr>
        <w:t xml:space="preserve"> </w:t>
      </w:r>
      <w:r w:rsidR="000F0896">
        <w:rPr>
          <w:rFonts w:eastAsia="Times New Roman"/>
          <w:color w:val="212121"/>
          <w:sz w:val="24"/>
          <w:szCs w:val="24"/>
          <w:highlight w:val="white"/>
        </w:rPr>
        <w:t xml:space="preserve"> from</w:t>
      </w:r>
      <w:proofErr w:type="gramEnd"/>
      <w:r w:rsidR="00515E48" w:rsidRPr="00322441">
        <w:rPr>
          <w:rFonts w:eastAsia="Times New Roman"/>
          <w:color w:val="212121"/>
          <w:sz w:val="24"/>
          <w:szCs w:val="24"/>
          <w:highlight w:val="white"/>
        </w:rPr>
        <w:t xml:space="preserve"> 55 dB</w:t>
      </w:r>
      <w:r w:rsidR="00152673">
        <w:rPr>
          <w:rFonts w:eastAsia="Times New Roman"/>
          <w:color w:val="212121"/>
          <w:sz w:val="24"/>
          <w:szCs w:val="24"/>
          <w:highlight w:val="white"/>
        </w:rPr>
        <w:t xml:space="preserve"> </w:t>
      </w:r>
      <w:r w:rsidR="00515E48" w:rsidRPr="00322441">
        <w:rPr>
          <w:rFonts w:eastAsia="Times New Roman"/>
          <w:color w:val="212121"/>
          <w:sz w:val="24"/>
          <w:szCs w:val="24"/>
          <w:highlight w:val="white"/>
        </w:rPr>
        <w:t>HL</w:t>
      </w:r>
      <w:r w:rsidR="000F0896">
        <w:rPr>
          <w:rFonts w:eastAsia="Times New Roman"/>
          <w:color w:val="212121"/>
          <w:sz w:val="24"/>
          <w:szCs w:val="24"/>
          <w:highlight w:val="white"/>
        </w:rPr>
        <w:t xml:space="preserve"> and above</w:t>
      </w:r>
      <w:r w:rsidR="00515E48" w:rsidRPr="00322441">
        <w:rPr>
          <w:rFonts w:eastAsia="Times New Roman"/>
          <w:color w:val="212121"/>
          <w:sz w:val="24"/>
          <w:szCs w:val="24"/>
          <w:highlight w:val="white"/>
        </w:rPr>
        <w:t>). The loudest o</w:t>
      </w:r>
      <w:r w:rsidR="00515E48">
        <w:rPr>
          <w:rFonts w:eastAsia="Times New Roman"/>
          <w:color w:val="212121"/>
          <w:sz w:val="24"/>
          <w:szCs w:val="24"/>
          <w:highlight w:val="white"/>
        </w:rPr>
        <w:t>utput the HHT produced was an 85</w:t>
      </w:r>
      <w:r w:rsidR="00515E48" w:rsidRPr="00322441">
        <w:rPr>
          <w:rFonts w:eastAsia="Times New Roman"/>
          <w:color w:val="212121"/>
          <w:sz w:val="24"/>
          <w:szCs w:val="24"/>
          <w:highlight w:val="white"/>
        </w:rPr>
        <w:t>-dB</w:t>
      </w:r>
      <w:ins w:id="11" w:author="MKPF" w:date="2019-08-30T00:11:00Z">
        <w:r w:rsidR="00152673">
          <w:rPr>
            <w:rFonts w:eastAsia="Times New Roman"/>
            <w:color w:val="212121"/>
            <w:sz w:val="24"/>
            <w:szCs w:val="24"/>
            <w:highlight w:val="white"/>
          </w:rPr>
          <w:t xml:space="preserve"> </w:t>
        </w:r>
      </w:ins>
      <w:r w:rsidR="00515E48" w:rsidRPr="00322441">
        <w:rPr>
          <w:rFonts w:eastAsia="Times New Roman"/>
          <w:color w:val="212121"/>
          <w:sz w:val="24"/>
          <w:szCs w:val="24"/>
          <w:highlight w:val="white"/>
        </w:rPr>
        <w:t xml:space="preserve">HL </w:t>
      </w:r>
      <w:commentRangeStart w:id="12"/>
      <w:r w:rsidR="00515E48" w:rsidRPr="00322441">
        <w:rPr>
          <w:rFonts w:eastAsia="Times New Roman"/>
          <w:color w:val="212121"/>
          <w:sz w:val="24"/>
          <w:szCs w:val="24"/>
          <w:highlight w:val="white"/>
        </w:rPr>
        <w:t>pure</w:t>
      </w:r>
      <w:r w:rsidR="00152673">
        <w:rPr>
          <w:rFonts w:eastAsia="Times New Roman"/>
          <w:color w:val="212121"/>
          <w:sz w:val="24"/>
          <w:szCs w:val="24"/>
          <w:highlight w:val="white"/>
        </w:rPr>
        <w:t>-</w:t>
      </w:r>
      <w:r w:rsidR="00515E48" w:rsidRPr="00322441">
        <w:rPr>
          <w:rFonts w:eastAsia="Times New Roman"/>
          <w:color w:val="212121"/>
          <w:sz w:val="24"/>
          <w:szCs w:val="24"/>
          <w:highlight w:val="white"/>
        </w:rPr>
        <w:t xml:space="preserve">tone </w:t>
      </w:r>
      <w:commentRangeStart w:id="13"/>
      <w:r w:rsidR="00515E48" w:rsidRPr="00322441">
        <w:rPr>
          <w:rFonts w:eastAsia="Times New Roman"/>
          <w:color w:val="212121"/>
          <w:sz w:val="24"/>
          <w:szCs w:val="24"/>
          <w:highlight w:val="white"/>
        </w:rPr>
        <w:t>signal</w:t>
      </w:r>
      <w:commentRangeEnd w:id="13"/>
      <w:r w:rsidR="00152673">
        <w:rPr>
          <w:rStyle w:val="CommentReference"/>
        </w:rPr>
        <w:commentReference w:id="13"/>
      </w:r>
      <w:r w:rsidR="00515E48" w:rsidRPr="00322441">
        <w:rPr>
          <w:rFonts w:eastAsia="Times New Roman"/>
          <w:color w:val="212121"/>
          <w:sz w:val="24"/>
          <w:szCs w:val="24"/>
          <w:highlight w:val="white"/>
        </w:rPr>
        <w:t xml:space="preserve">. </w:t>
      </w:r>
      <w:commentRangeEnd w:id="12"/>
      <w:r w:rsidR="000F0896">
        <w:rPr>
          <w:rStyle w:val="CommentReference"/>
        </w:rPr>
        <w:commentReference w:id="12"/>
      </w:r>
    </w:p>
    <w:p w14:paraId="04609D82" w14:textId="77777777" w:rsidR="00515E48" w:rsidRPr="00322441" w:rsidRDefault="00515E48" w:rsidP="00515E48">
      <w:pPr>
        <w:spacing w:line="480" w:lineRule="auto"/>
        <w:rPr>
          <w:sz w:val="24"/>
          <w:szCs w:val="24"/>
        </w:rPr>
      </w:pPr>
    </w:p>
    <w:p w14:paraId="09873768" w14:textId="108B9AF1" w:rsidR="00515E48" w:rsidRPr="00322441" w:rsidRDefault="00515E48" w:rsidP="00515E48">
      <w:pPr>
        <w:spacing w:line="480" w:lineRule="auto"/>
        <w:rPr>
          <w:sz w:val="24"/>
          <w:szCs w:val="24"/>
        </w:rPr>
      </w:pPr>
      <w:r>
        <w:rPr>
          <w:sz w:val="24"/>
          <w:szCs w:val="24"/>
        </w:rPr>
        <w:t xml:space="preserve">&lt;&lt;Table </w:t>
      </w:r>
      <w:r w:rsidR="00934E6C">
        <w:rPr>
          <w:sz w:val="24"/>
          <w:szCs w:val="24"/>
        </w:rPr>
        <w:t>2</w:t>
      </w:r>
      <w:r>
        <w:rPr>
          <w:sz w:val="24"/>
          <w:szCs w:val="24"/>
        </w:rPr>
        <w:t xml:space="preserve">: </w:t>
      </w:r>
      <w:r w:rsidRPr="00322441">
        <w:rPr>
          <w:sz w:val="24"/>
          <w:szCs w:val="24"/>
        </w:rPr>
        <w:t>Hearing category&gt;&gt;</w:t>
      </w:r>
    </w:p>
    <w:tbl>
      <w:tblPr>
        <w:tblStyle w:val="TableGrid"/>
        <w:tblW w:w="0" w:type="auto"/>
        <w:tblLayout w:type="fixed"/>
        <w:tblLook w:val="04A0" w:firstRow="1" w:lastRow="0" w:firstColumn="1" w:lastColumn="0" w:noHBand="0" w:noVBand="1"/>
      </w:tblPr>
      <w:tblGrid>
        <w:gridCol w:w="1666"/>
        <w:gridCol w:w="7622"/>
      </w:tblGrid>
      <w:tr w:rsidR="00515E48" w:rsidRPr="00322441" w14:paraId="6B31AB18" w14:textId="77777777" w:rsidTr="00515E48">
        <w:trPr>
          <w:trHeight w:val="584"/>
        </w:trPr>
        <w:tc>
          <w:tcPr>
            <w:tcW w:w="1666" w:type="dxa"/>
          </w:tcPr>
          <w:p w14:paraId="23654695" w14:textId="77777777" w:rsidR="00515E48" w:rsidRDefault="00515E48" w:rsidP="00515E48">
            <w:pPr>
              <w:spacing w:line="480" w:lineRule="auto"/>
              <w:rPr>
                <w:sz w:val="24"/>
                <w:szCs w:val="24"/>
              </w:rPr>
            </w:pPr>
            <w:r>
              <w:rPr>
                <w:sz w:val="24"/>
                <w:szCs w:val="24"/>
              </w:rPr>
              <w:t>Better Ear</w:t>
            </w:r>
          </w:p>
          <w:p w14:paraId="7F5185A3" w14:textId="35917257" w:rsidR="00515E48" w:rsidRPr="00322441" w:rsidRDefault="00515E48" w:rsidP="00515E48">
            <w:pPr>
              <w:spacing w:line="480" w:lineRule="auto"/>
              <w:rPr>
                <w:sz w:val="24"/>
                <w:szCs w:val="24"/>
              </w:rPr>
            </w:pPr>
            <w:r>
              <w:rPr>
                <w:sz w:val="24"/>
                <w:szCs w:val="24"/>
              </w:rPr>
              <w:t>PTA</w:t>
            </w:r>
            <w:r w:rsidR="00152673">
              <w:rPr>
                <w:sz w:val="24"/>
                <w:szCs w:val="24"/>
              </w:rPr>
              <w:t xml:space="preserve"> (dB HL)</w:t>
            </w:r>
          </w:p>
          <w:p w14:paraId="7580B14D" w14:textId="77777777" w:rsidR="00515E48" w:rsidRPr="00322441" w:rsidRDefault="00515E48" w:rsidP="00515E48">
            <w:pPr>
              <w:spacing w:line="480" w:lineRule="auto"/>
              <w:rPr>
                <w:sz w:val="24"/>
                <w:szCs w:val="24"/>
              </w:rPr>
            </w:pPr>
          </w:p>
        </w:tc>
        <w:tc>
          <w:tcPr>
            <w:tcW w:w="7622" w:type="dxa"/>
          </w:tcPr>
          <w:p w14:paraId="651ED72C" w14:textId="77777777" w:rsidR="00515E48" w:rsidRPr="00322441" w:rsidRDefault="00515E48" w:rsidP="00515E48">
            <w:pPr>
              <w:spacing w:line="480" w:lineRule="auto"/>
              <w:rPr>
                <w:sz w:val="24"/>
                <w:szCs w:val="24"/>
              </w:rPr>
            </w:pPr>
            <w:r w:rsidRPr="00322441">
              <w:rPr>
                <w:sz w:val="24"/>
                <w:szCs w:val="24"/>
              </w:rPr>
              <w:t>Hearing loss category</w:t>
            </w:r>
          </w:p>
        </w:tc>
      </w:tr>
      <w:tr w:rsidR="00515E48" w:rsidRPr="00322441" w14:paraId="4E872574" w14:textId="77777777" w:rsidTr="00515E48">
        <w:trPr>
          <w:trHeight w:val="584"/>
        </w:trPr>
        <w:tc>
          <w:tcPr>
            <w:tcW w:w="1666" w:type="dxa"/>
          </w:tcPr>
          <w:p w14:paraId="6B7D9813" w14:textId="77777777" w:rsidR="00515E48" w:rsidRPr="00322441" w:rsidRDefault="00515E48" w:rsidP="00515E48">
            <w:pPr>
              <w:spacing w:line="480" w:lineRule="auto"/>
              <w:rPr>
                <w:sz w:val="24"/>
                <w:szCs w:val="24"/>
              </w:rPr>
            </w:pPr>
            <w:r w:rsidRPr="000F0896">
              <w:rPr>
                <w:sz w:val="24"/>
                <w:szCs w:val="24"/>
                <w:u w:val="single"/>
              </w:rPr>
              <w:t>&lt;</w:t>
            </w:r>
            <w:r w:rsidRPr="00322441">
              <w:rPr>
                <w:sz w:val="24"/>
                <w:szCs w:val="24"/>
              </w:rPr>
              <w:t>25 db</w:t>
            </w:r>
          </w:p>
        </w:tc>
        <w:tc>
          <w:tcPr>
            <w:tcW w:w="7622" w:type="dxa"/>
          </w:tcPr>
          <w:p w14:paraId="4C400185" w14:textId="77777777" w:rsidR="00515E48" w:rsidRPr="00322441" w:rsidRDefault="00515E48" w:rsidP="00515E48">
            <w:pPr>
              <w:spacing w:line="480" w:lineRule="auto"/>
              <w:rPr>
                <w:sz w:val="24"/>
                <w:szCs w:val="24"/>
              </w:rPr>
            </w:pPr>
            <w:r w:rsidRPr="00322441">
              <w:rPr>
                <w:sz w:val="24"/>
                <w:szCs w:val="24"/>
              </w:rPr>
              <w:t>1 (Normal hearing)</w:t>
            </w:r>
          </w:p>
        </w:tc>
      </w:tr>
      <w:tr w:rsidR="00515E48" w:rsidRPr="00322441" w14:paraId="01017632" w14:textId="77777777" w:rsidTr="00515E48">
        <w:trPr>
          <w:trHeight w:val="611"/>
        </w:trPr>
        <w:tc>
          <w:tcPr>
            <w:tcW w:w="1666" w:type="dxa"/>
          </w:tcPr>
          <w:p w14:paraId="31B4C0B0" w14:textId="77777777" w:rsidR="00515E48" w:rsidRPr="00322441" w:rsidRDefault="00515E48" w:rsidP="00515E48">
            <w:pPr>
              <w:spacing w:line="480" w:lineRule="auto"/>
              <w:rPr>
                <w:sz w:val="24"/>
                <w:szCs w:val="24"/>
              </w:rPr>
            </w:pPr>
            <w:r w:rsidRPr="00322441">
              <w:rPr>
                <w:sz w:val="24"/>
                <w:szCs w:val="24"/>
              </w:rPr>
              <w:t>25-39</w:t>
            </w:r>
          </w:p>
        </w:tc>
        <w:tc>
          <w:tcPr>
            <w:tcW w:w="7622" w:type="dxa"/>
          </w:tcPr>
          <w:p w14:paraId="7E50E8D7" w14:textId="77777777" w:rsidR="00515E48" w:rsidRPr="00322441" w:rsidRDefault="00515E48" w:rsidP="00515E48">
            <w:pPr>
              <w:spacing w:line="480" w:lineRule="auto"/>
              <w:rPr>
                <w:sz w:val="24"/>
                <w:szCs w:val="24"/>
              </w:rPr>
            </w:pPr>
            <w:r w:rsidRPr="00322441">
              <w:rPr>
                <w:sz w:val="24"/>
                <w:szCs w:val="24"/>
              </w:rPr>
              <w:t>2 (Mild HL)</w:t>
            </w:r>
          </w:p>
        </w:tc>
      </w:tr>
      <w:tr w:rsidR="00515E48" w:rsidRPr="00322441" w14:paraId="3F513546" w14:textId="77777777" w:rsidTr="00515E48">
        <w:trPr>
          <w:trHeight w:val="584"/>
        </w:trPr>
        <w:tc>
          <w:tcPr>
            <w:tcW w:w="1666" w:type="dxa"/>
          </w:tcPr>
          <w:p w14:paraId="302019D5" w14:textId="77777777" w:rsidR="00515E48" w:rsidRPr="00322441" w:rsidRDefault="00515E48" w:rsidP="00515E48">
            <w:pPr>
              <w:spacing w:line="480" w:lineRule="auto"/>
              <w:rPr>
                <w:sz w:val="24"/>
                <w:szCs w:val="24"/>
              </w:rPr>
            </w:pPr>
            <w:r w:rsidRPr="00322441">
              <w:rPr>
                <w:sz w:val="24"/>
                <w:szCs w:val="24"/>
              </w:rPr>
              <w:t>40-55</w:t>
            </w:r>
          </w:p>
        </w:tc>
        <w:tc>
          <w:tcPr>
            <w:tcW w:w="7622" w:type="dxa"/>
          </w:tcPr>
          <w:p w14:paraId="5A8BC6A9" w14:textId="77777777" w:rsidR="00515E48" w:rsidRPr="00322441" w:rsidRDefault="00515E48" w:rsidP="00515E48">
            <w:pPr>
              <w:spacing w:line="480" w:lineRule="auto"/>
              <w:rPr>
                <w:sz w:val="24"/>
                <w:szCs w:val="24"/>
              </w:rPr>
            </w:pPr>
            <w:r w:rsidRPr="00322441">
              <w:rPr>
                <w:sz w:val="24"/>
                <w:szCs w:val="24"/>
              </w:rPr>
              <w:t>3 (Moderate HL)</w:t>
            </w:r>
          </w:p>
        </w:tc>
      </w:tr>
      <w:tr w:rsidR="00515E48" w:rsidRPr="00322441" w14:paraId="23B7B72E" w14:textId="77777777" w:rsidTr="00515E48">
        <w:trPr>
          <w:trHeight w:val="584"/>
        </w:trPr>
        <w:tc>
          <w:tcPr>
            <w:tcW w:w="1666" w:type="dxa"/>
          </w:tcPr>
          <w:p w14:paraId="29758191" w14:textId="77777777" w:rsidR="00515E48" w:rsidRPr="00322441" w:rsidRDefault="00515E48" w:rsidP="00515E48">
            <w:pPr>
              <w:spacing w:line="480" w:lineRule="auto"/>
              <w:rPr>
                <w:sz w:val="24"/>
                <w:szCs w:val="24"/>
              </w:rPr>
            </w:pPr>
            <w:r w:rsidRPr="00322441">
              <w:rPr>
                <w:sz w:val="24"/>
                <w:szCs w:val="24"/>
              </w:rPr>
              <w:t>55+</w:t>
            </w:r>
          </w:p>
        </w:tc>
        <w:tc>
          <w:tcPr>
            <w:tcW w:w="7622" w:type="dxa"/>
          </w:tcPr>
          <w:p w14:paraId="1BF867ED" w14:textId="77777777" w:rsidR="00515E48" w:rsidRPr="00322441" w:rsidRDefault="00515E48" w:rsidP="00515E48">
            <w:pPr>
              <w:spacing w:line="480" w:lineRule="auto"/>
              <w:rPr>
                <w:sz w:val="24"/>
                <w:szCs w:val="24"/>
              </w:rPr>
            </w:pPr>
            <w:r w:rsidRPr="00322441">
              <w:rPr>
                <w:sz w:val="24"/>
                <w:szCs w:val="24"/>
              </w:rPr>
              <w:t>4 (Severe/profound)</w:t>
            </w:r>
          </w:p>
        </w:tc>
      </w:tr>
    </w:tbl>
    <w:p w14:paraId="71093B45" w14:textId="7AE34981" w:rsidR="00515E48" w:rsidRPr="00515E48" w:rsidRDefault="00515E48" w:rsidP="00515E48">
      <w:pPr>
        <w:pStyle w:val="Normal1"/>
        <w:spacing w:line="480" w:lineRule="auto"/>
        <w:rPr>
          <w:rFonts w:eastAsia="Times New Roman"/>
          <w:color w:val="212121"/>
          <w:sz w:val="24"/>
          <w:szCs w:val="24"/>
          <w:highlight w:val="white"/>
        </w:rPr>
      </w:pPr>
    </w:p>
    <w:p w14:paraId="40254819" w14:textId="10F7BA8C" w:rsidR="00322441" w:rsidRPr="00662AFE" w:rsidRDefault="00322441" w:rsidP="00322441">
      <w:pPr>
        <w:pStyle w:val="Normal1"/>
        <w:shd w:val="clear" w:color="auto" w:fill="FFFFFF"/>
        <w:spacing w:line="480" w:lineRule="auto"/>
        <w:rPr>
          <w:rFonts w:eastAsia="Times New Roman"/>
          <w:b/>
          <w:color w:val="212121"/>
          <w:sz w:val="28"/>
          <w:szCs w:val="28"/>
          <w:highlight w:val="white"/>
        </w:rPr>
      </w:pPr>
      <w:r w:rsidRPr="00662AFE">
        <w:rPr>
          <w:rFonts w:eastAsia="Times New Roman"/>
          <w:b/>
          <w:color w:val="212121"/>
          <w:sz w:val="28"/>
          <w:szCs w:val="28"/>
          <w:highlight w:val="white"/>
        </w:rPr>
        <w:t>Data Analysis:</w:t>
      </w:r>
      <w:r w:rsidRPr="00322441">
        <w:rPr>
          <w:rFonts w:eastAsia="Times New Roman"/>
          <w:color w:val="212121"/>
          <w:sz w:val="24"/>
          <w:szCs w:val="24"/>
          <w:highlight w:val="white"/>
        </w:rPr>
        <w:tab/>
      </w:r>
    </w:p>
    <w:p w14:paraId="1DE950AF" w14:textId="7FA6C42C" w:rsidR="00D138AB" w:rsidRPr="009732ED" w:rsidRDefault="00966834" w:rsidP="00D138AB">
      <w:pPr>
        <w:spacing w:line="480" w:lineRule="auto"/>
        <w:rPr>
          <w:sz w:val="24"/>
          <w:szCs w:val="24"/>
        </w:rPr>
      </w:pPr>
      <w:r>
        <w:rPr>
          <w:sz w:val="24"/>
          <w:szCs w:val="24"/>
        </w:rPr>
        <w:lastRenderedPageBreak/>
        <w:tab/>
        <w:t xml:space="preserve">Because hearing thresholds could not be obtained for </w:t>
      </w:r>
      <w:r w:rsidRPr="000F04B8">
        <w:rPr>
          <w:rFonts w:eastAsia="Times New Roman"/>
          <w:b/>
          <w:sz w:val="24"/>
          <w:szCs w:val="24"/>
        </w:rPr>
        <w:t>online panel members</w:t>
      </w:r>
      <w:r>
        <w:rPr>
          <w:rFonts w:eastAsia="Times New Roman"/>
          <w:sz w:val="24"/>
          <w:szCs w:val="24"/>
        </w:rPr>
        <w:t xml:space="preserve">, estimations of hearing category </w:t>
      </w:r>
      <w:r w:rsidR="0001355C">
        <w:rPr>
          <w:rFonts w:eastAsia="Times New Roman"/>
          <w:sz w:val="24"/>
          <w:szCs w:val="24"/>
        </w:rPr>
        <w:t>were imputed using ordinal regression modeling</w:t>
      </w:r>
      <w:r w:rsidR="00934E6C">
        <w:rPr>
          <w:rFonts w:eastAsia="Times New Roman"/>
          <w:sz w:val="24"/>
          <w:szCs w:val="24"/>
        </w:rPr>
        <w:t xml:space="preserve"> (McCullagh, P, 1980)</w:t>
      </w:r>
      <w:r w:rsidR="0001355C">
        <w:rPr>
          <w:rFonts w:eastAsia="Times New Roman"/>
          <w:sz w:val="24"/>
          <w:szCs w:val="24"/>
        </w:rPr>
        <w:t>.</w:t>
      </w:r>
      <w:r>
        <w:rPr>
          <w:rFonts w:eastAsia="Times New Roman"/>
          <w:sz w:val="24"/>
          <w:szCs w:val="24"/>
        </w:rPr>
        <w:t xml:space="preserve"> </w:t>
      </w:r>
      <w:r>
        <w:rPr>
          <w:sz w:val="24"/>
          <w:szCs w:val="24"/>
        </w:rPr>
        <w:t>To do this, the</w:t>
      </w:r>
      <w:r w:rsidR="00D138AB" w:rsidRPr="00322441">
        <w:rPr>
          <w:sz w:val="24"/>
          <w:szCs w:val="24"/>
        </w:rPr>
        <w:t xml:space="preserve"> dataset</w:t>
      </w:r>
      <w:r>
        <w:rPr>
          <w:sz w:val="24"/>
          <w:szCs w:val="24"/>
        </w:rPr>
        <w:t xml:space="preserve"> from the in-person responders</w:t>
      </w:r>
      <w:r w:rsidR="00D138AB" w:rsidRPr="00322441">
        <w:rPr>
          <w:sz w:val="24"/>
          <w:szCs w:val="24"/>
        </w:rPr>
        <w:t xml:space="preserve"> was randomly split </w:t>
      </w:r>
      <w:r w:rsidR="00934E6C">
        <w:rPr>
          <w:sz w:val="24"/>
          <w:szCs w:val="24"/>
        </w:rPr>
        <w:t xml:space="preserve">in half </w:t>
      </w:r>
      <w:r w:rsidR="00D138AB" w:rsidRPr="00322441">
        <w:rPr>
          <w:sz w:val="24"/>
          <w:szCs w:val="24"/>
        </w:rPr>
        <w:t xml:space="preserve">and </w:t>
      </w:r>
      <w:r w:rsidR="0001355C">
        <w:rPr>
          <w:sz w:val="24"/>
          <w:szCs w:val="24"/>
        </w:rPr>
        <w:t xml:space="preserve">ordinal regression </w:t>
      </w:r>
      <w:r w:rsidR="00D138AB" w:rsidRPr="00322441">
        <w:rPr>
          <w:sz w:val="24"/>
          <w:szCs w:val="24"/>
        </w:rPr>
        <w:t xml:space="preserve">model was bootstrapped 1000 times. Ordinal regression modeling was </w:t>
      </w:r>
      <w:r w:rsidR="009F3D45">
        <w:rPr>
          <w:sz w:val="24"/>
          <w:szCs w:val="24"/>
        </w:rPr>
        <w:t>conducted by using</w:t>
      </w:r>
      <w:r w:rsidR="00D138AB" w:rsidRPr="00322441">
        <w:rPr>
          <w:sz w:val="24"/>
          <w:szCs w:val="24"/>
        </w:rPr>
        <w:t xml:space="preserve"> </w:t>
      </w:r>
      <w:r w:rsidR="006F669D">
        <w:rPr>
          <w:sz w:val="24"/>
          <w:szCs w:val="24"/>
        </w:rPr>
        <w:t xml:space="preserve">the PTA </w:t>
      </w:r>
      <w:r w:rsidR="00D138AB" w:rsidRPr="00322441">
        <w:rPr>
          <w:sz w:val="24"/>
          <w:szCs w:val="24"/>
        </w:rPr>
        <w:t>hearing loss</w:t>
      </w:r>
      <w:r w:rsidR="00934E6C">
        <w:rPr>
          <w:sz w:val="24"/>
          <w:szCs w:val="24"/>
        </w:rPr>
        <w:t xml:space="preserve"> </w:t>
      </w:r>
      <w:r w:rsidR="00D138AB" w:rsidRPr="00322441">
        <w:rPr>
          <w:sz w:val="24"/>
          <w:szCs w:val="24"/>
        </w:rPr>
        <w:t>category</w:t>
      </w:r>
      <w:ins w:id="14" w:author="Tremblay Admin" w:date="2020-07-25T20:21:00Z">
        <w:r w:rsidR="00934E6C">
          <w:rPr>
            <w:sz w:val="24"/>
            <w:szCs w:val="24"/>
          </w:rPr>
          <w:t xml:space="preserve"> </w:t>
        </w:r>
      </w:ins>
      <w:r w:rsidR="00D138AB" w:rsidRPr="00322441">
        <w:rPr>
          <w:sz w:val="24"/>
          <w:szCs w:val="24"/>
        </w:rPr>
        <w:t>as the outcome</w:t>
      </w:r>
      <w:r w:rsidR="006F669D">
        <w:rPr>
          <w:sz w:val="24"/>
          <w:szCs w:val="24"/>
        </w:rPr>
        <w:t>,</w:t>
      </w:r>
      <w:r w:rsidR="00D138AB" w:rsidRPr="00322441">
        <w:rPr>
          <w:sz w:val="24"/>
          <w:szCs w:val="24"/>
        </w:rPr>
        <w:t xml:space="preserve"> with demographic covariates including gender, age, marital status and annual salary. Survey responses querying individual’s self-assessment of their hearing loss were also included in the model selection. The R package “Dredge” was used to select the best fitting model. The covariates</w:t>
      </w:r>
      <w:r w:rsidR="00D27206">
        <w:rPr>
          <w:rStyle w:val="FootnoteReference"/>
          <w:sz w:val="24"/>
          <w:szCs w:val="24"/>
        </w:rPr>
        <w:footnoteReference w:id="1"/>
      </w:r>
      <w:r w:rsidR="00D138AB" w:rsidRPr="00322441">
        <w:rPr>
          <w:sz w:val="24"/>
          <w:szCs w:val="24"/>
        </w:rPr>
        <w:t xml:space="preserve"> that were selected in over 75% of selections were included in a final model. We evaluated the accuracy of the model to predict hearing loss category by again splitting the</w:t>
      </w:r>
      <w:r w:rsidR="00D27206">
        <w:rPr>
          <w:sz w:val="24"/>
          <w:szCs w:val="24"/>
        </w:rPr>
        <w:t xml:space="preserve"> global in person</w:t>
      </w:r>
      <w:r w:rsidR="00D138AB" w:rsidRPr="00322441">
        <w:rPr>
          <w:sz w:val="24"/>
          <w:szCs w:val="24"/>
        </w:rPr>
        <w:t xml:space="preserve"> dataset by 0., training the final model covariates and predicting the remaining test dataset. We compared the hearing loss category predicted </w:t>
      </w:r>
      <w:r w:rsidR="001200A3" w:rsidRPr="00322441">
        <w:rPr>
          <w:sz w:val="24"/>
          <w:szCs w:val="24"/>
        </w:rPr>
        <w:t>vs.</w:t>
      </w:r>
      <w:r w:rsidR="00D138AB" w:rsidRPr="00322441">
        <w:rPr>
          <w:sz w:val="24"/>
          <w:szCs w:val="24"/>
        </w:rPr>
        <w:t xml:space="preserve"> the actual hearing loss measured via hearing testing to determine the accuracy of the model. 95% </w:t>
      </w:r>
      <w:r w:rsidR="001F4974">
        <w:rPr>
          <w:sz w:val="24"/>
          <w:szCs w:val="24"/>
        </w:rPr>
        <w:t xml:space="preserve">of the hearing loss categories </w:t>
      </w:r>
      <w:r w:rsidR="00D138AB" w:rsidRPr="00322441">
        <w:rPr>
          <w:sz w:val="24"/>
          <w:szCs w:val="24"/>
        </w:rPr>
        <w:t>were predicted within one degree of hearing category. Satisfied with th</w:t>
      </w:r>
      <w:r w:rsidR="001200A3">
        <w:rPr>
          <w:sz w:val="24"/>
          <w:szCs w:val="24"/>
        </w:rPr>
        <w:t>is</w:t>
      </w:r>
      <w:r w:rsidR="00D138AB" w:rsidRPr="00322441">
        <w:rPr>
          <w:sz w:val="24"/>
          <w:szCs w:val="24"/>
        </w:rPr>
        <w:t xml:space="preserve"> model selection, </w:t>
      </w:r>
      <w:r w:rsidR="00D27206">
        <w:rPr>
          <w:sz w:val="24"/>
          <w:szCs w:val="24"/>
        </w:rPr>
        <w:t>it w</w:t>
      </w:r>
      <w:r w:rsidR="00D138AB" w:rsidRPr="00322441">
        <w:rPr>
          <w:sz w:val="24"/>
          <w:szCs w:val="24"/>
        </w:rPr>
        <w:t xml:space="preserve">as used to impute the hearing loss category for </w:t>
      </w:r>
      <w:r w:rsidR="009732ED" w:rsidRPr="000F04B8">
        <w:rPr>
          <w:rFonts w:eastAsia="Times New Roman"/>
          <w:b/>
          <w:sz w:val="24"/>
          <w:szCs w:val="24"/>
        </w:rPr>
        <w:t>online panel members</w:t>
      </w:r>
      <w:r w:rsidR="009732ED">
        <w:rPr>
          <w:rFonts w:eastAsia="Times New Roman"/>
          <w:b/>
          <w:sz w:val="24"/>
          <w:szCs w:val="24"/>
        </w:rPr>
        <w:t xml:space="preserve">. </w:t>
      </w:r>
    </w:p>
    <w:p w14:paraId="0632AC7E" w14:textId="77777777" w:rsidR="00591D03" w:rsidRPr="00322441" w:rsidRDefault="00591D03" w:rsidP="00FB5305">
      <w:pPr>
        <w:spacing w:line="480" w:lineRule="auto"/>
        <w:rPr>
          <w:sz w:val="24"/>
          <w:szCs w:val="24"/>
        </w:rPr>
      </w:pPr>
    </w:p>
    <w:p w14:paraId="7F64923E" w14:textId="6B9578D1" w:rsidR="00C76455" w:rsidRPr="00322441" w:rsidRDefault="008C5D4A" w:rsidP="00FB5305">
      <w:pPr>
        <w:spacing w:line="480" w:lineRule="auto"/>
        <w:rPr>
          <w:b/>
          <w:sz w:val="24"/>
          <w:szCs w:val="24"/>
        </w:rPr>
      </w:pPr>
      <w:r w:rsidRPr="00322441">
        <w:rPr>
          <w:b/>
          <w:sz w:val="24"/>
          <w:szCs w:val="24"/>
        </w:rPr>
        <w:t>RESULTS</w:t>
      </w:r>
    </w:p>
    <w:p w14:paraId="6048ECF9" w14:textId="1909E47E" w:rsidR="00591D03" w:rsidRDefault="00E6734F" w:rsidP="00D27206">
      <w:pPr>
        <w:pStyle w:val="Normal1"/>
        <w:shd w:val="clear" w:color="auto" w:fill="FFFFFF"/>
        <w:spacing w:line="480" w:lineRule="auto"/>
        <w:ind w:firstLine="720"/>
        <w:rPr>
          <w:ins w:id="16" w:author="Adrian Davis OBE" w:date="2020-03-31T22:05:00Z"/>
        </w:rPr>
      </w:pPr>
      <w:r>
        <w:rPr>
          <w:rFonts w:eastAsia="Times New Roman"/>
          <w:color w:val="212121"/>
          <w:sz w:val="24"/>
          <w:szCs w:val="24"/>
          <w:highlight w:val="white"/>
        </w:rPr>
        <w:t>Figures 1-4</w:t>
      </w:r>
      <w:r w:rsidR="00C40AAE" w:rsidRPr="00C40AAE">
        <w:rPr>
          <w:rFonts w:eastAsia="Times New Roman"/>
          <w:color w:val="212121"/>
          <w:sz w:val="24"/>
          <w:szCs w:val="24"/>
          <w:highlight w:val="white"/>
        </w:rPr>
        <w:t xml:space="preserve"> display the percentage of participants</w:t>
      </w:r>
      <w:r>
        <w:rPr>
          <w:rFonts w:eastAsia="Times New Roman"/>
          <w:color w:val="212121"/>
          <w:sz w:val="24"/>
          <w:szCs w:val="24"/>
          <w:highlight w:val="white"/>
        </w:rPr>
        <w:t xml:space="preserve">, tested </w:t>
      </w:r>
      <w:r w:rsidRPr="00E6734F">
        <w:rPr>
          <w:rFonts w:eastAsia="Times New Roman"/>
          <w:b/>
          <w:color w:val="212121"/>
          <w:sz w:val="24"/>
          <w:szCs w:val="24"/>
          <w:highlight w:val="white"/>
        </w:rPr>
        <w:t>in-person</w:t>
      </w:r>
      <w:r>
        <w:rPr>
          <w:rFonts w:eastAsia="Times New Roman"/>
          <w:color w:val="212121"/>
          <w:sz w:val="24"/>
          <w:szCs w:val="24"/>
          <w:highlight w:val="white"/>
        </w:rPr>
        <w:t>,</w:t>
      </w:r>
      <w:r w:rsidR="00C40AAE" w:rsidRPr="00C40AAE">
        <w:rPr>
          <w:rFonts w:eastAsia="Times New Roman"/>
          <w:color w:val="212121"/>
          <w:sz w:val="24"/>
          <w:szCs w:val="24"/>
          <w:highlight w:val="white"/>
        </w:rPr>
        <w:t xml:space="preserve"> who selected each response </w:t>
      </w:r>
      <w:r>
        <w:rPr>
          <w:rFonts w:eastAsia="Times New Roman"/>
          <w:color w:val="212121"/>
          <w:sz w:val="24"/>
          <w:szCs w:val="24"/>
          <w:highlight w:val="white"/>
        </w:rPr>
        <w:t xml:space="preserve">option. </w:t>
      </w:r>
      <w:r w:rsidR="00C40AAE" w:rsidRPr="007716D4">
        <w:rPr>
          <w:rFonts w:eastAsia="Times New Roman"/>
          <w:color w:val="212121"/>
          <w:sz w:val="24"/>
          <w:szCs w:val="24"/>
          <w:highlight w:val="white"/>
        </w:rPr>
        <w:t>Descriptive statistics shown in Figure 1 reveal an overall preference for medical and government affiliated resources</w:t>
      </w:r>
      <w:r>
        <w:rPr>
          <w:rFonts w:eastAsia="Times New Roman"/>
          <w:color w:val="212121"/>
          <w:sz w:val="24"/>
          <w:szCs w:val="24"/>
          <w:highlight w:val="white"/>
        </w:rPr>
        <w:t>.</w:t>
      </w:r>
      <w:r w:rsidR="00C40AAE" w:rsidRPr="007716D4">
        <w:rPr>
          <w:rFonts w:eastAsia="Times New Roman"/>
          <w:color w:val="212121"/>
          <w:sz w:val="24"/>
          <w:szCs w:val="24"/>
          <w:highlight w:val="white"/>
        </w:rPr>
        <w:t xml:space="preserve"> This preference pattern </w:t>
      </w:r>
      <w:r w:rsidR="00C40AAE" w:rsidRPr="007716D4">
        <w:rPr>
          <w:rFonts w:eastAsia="Times New Roman"/>
          <w:color w:val="212121"/>
          <w:sz w:val="24"/>
          <w:szCs w:val="24"/>
          <w:highlight w:val="white"/>
        </w:rPr>
        <w:lastRenderedPageBreak/>
        <w:t xml:space="preserve">appears </w:t>
      </w:r>
      <w:r w:rsidR="00EC3C34">
        <w:rPr>
          <w:rFonts w:eastAsia="Times New Roman"/>
          <w:color w:val="212121"/>
          <w:sz w:val="24"/>
          <w:szCs w:val="24"/>
          <w:highlight w:val="white"/>
        </w:rPr>
        <w:t xml:space="preserve">to be </w:t>
      </w:r>
      <w:r w:rsidR="00C40AAE" w:rsidRPr="007716D4">
        <w:rPr>
          <w:rFonts w:eastAsia="Times New Roman"/>
          <w:color w:val="212121"/>
          <w:sz w:val="24"/>
          <w:szCs w:val="24"/>
          <w:highlight w:val="white"/>
        </w:rPr>
        <w:t>similar for all countries, as shown in Figure 2.  Figure 3 provides a relative spatial distribution, once again showing an overall preference for medical/government resources when compared to radio and internet advertising for in-person participant</w:t>
      </w:r>
      <w:r w:rsidR="00EC3C34">
        <w:rPr>
          <w:rFonts w:eastAsia="Times New Roman"/>
          <w:color w:val="212121"/>
          <w:sz w:val="24"/>
          <w:szCs w:val="24"/>
          <w:highlight w:val="white"/>
        </w:rPr>
        <w:t>s</w:t>
      </w:r>
      <w:r w:rsidR="00C40AAE" w:rsidRPr="007716D4">
        <w:rPr>
          <w:rFonts w:eastAsia="Times New Roman"/>
          <w:color w:val="212121"/>
          <w:sz w:val="24"/>
          <w:szCs w:val="24"/>
          <w:highlight w:val="white"/>
        </w:rPr>
        <w:t>. Since a person with a mild hearing loss may have preferences that differ from someone with a moderate loss, in-person data was also analyzed according to degree of hearing loss. No apparent differences appear across the varying hearing loss categories (Figure 4)</w:t>
      </w:r>
      <w:r w:rsidR="005F648A">
        <w:rPr>
          <w:rFonts w:eastAsia="Times New Roman"/>
          <w:color w:val="212121"/>
          <w:sz w:val="24"/>
          <w:szCs w:val="24"/>
          <w:highlight w:val="white"/>
        </w:rPr>
        <w:t xml:space="preserve"> or hearing aid use (Figure 5)</w:t>
      </w:r>
      <w:r w:rsidR="00C40AAE" w:rsidRPr="007716D4">
        <w:rPr>
          <w:rFonts w:eastAsia="Times New Roman"/>
          <w:color w:val="212121"/>
          <w:sz w:val="24"/>
          <w:szCs w:val="24"/>
          <w:highlight w:val="white"/>
        </w:rPr>
        <w:t>.</w:t>
      </w:r>
      <w:ins w:id="17" w:author="Tremblay Admin" w:date="2020-04-03T14:50:00Z">
        <w:r w:rsidR="000F40F5">
          <w:rPr>
            <w:rFonts w:eastAsia="Times New Roman"/>
            <w:color w:val="212121"/>
            <w:sz w:val="24"/>
            <w:szCs w:val="24"/>
            <w:highlight w:val="white"/>
          </w:rPr>
          <w:t xml:space="preserve"> </w:t>
        </w:r>
      </w:ins>
    </w:p>
    <w:p w14:paraId="65E5CF29" w14:textId="2E01B863" w:rsidR="00BC55D1" w:rsidRPr="001200A3" w:rsidRDefault="001200A3" w:rsidP="00591D03">
      <w:pPr>
        <w:pStyle w:val="ListParagraph"/>
        <w:spacing w:line="480" w:lineRule="auto"/>
        <w:rPr>
          <w:ins w:id="18" w:author="Adrian Davis OBE" w:date="2020-03-31T22:05:00Z"/>
          <w:sz w:val="20"/>
          <w:szCs w:val="20"/>
        </w:rPr>
      </w:pPr>
      <w:r w:rsidRPr="001200A3">
        <w:rPr>
          <w:sz w:val="20"/>
          <w:szCs w:val="20"/>
        </w:rPr>
        <w:t xml:space="preserve">Figure </w:t>
      </w:r>
      <w:proofErr w:type="gramStart"/>
      <w:r w:rsidRPr="001200A3">
        <w:rPr>
          <w:sz w:val="20"/>
          <w:szCs w:val="20"/>
        </w:rPr>
        <w:t>1 :</w:t>
      </w:r>
      <w:proofErr w:type="gramEnd"/>
      <w:r w:rsidRPr="001200A3">
        <w:rPr>
          <w:sz w:val="20"/>
          <w:szCs w:val="20"/>
        </w:rPr>
        <w:t xml:space="preserve"> Total in-person responses, shown as percentages, for all four countries.</w:t>
      </w:r>
    </w:p>
    <w:p w14:paraId="5C0A76D8" w14:textId="7210BCF1" w:rsidR="00591D03" w:rsidRPr="00322441" w:rsidRDefault="007716D4" w:rsidP="00FB5305">
      <w:pPr>
        <w:spacing w:line="480" w:lineRule="auto"/>
        <w:rPr>
          <w:b/>
          <w:sz w:val="24"/>
          <w:szCs w:val="24"/>
        </w:rPr>
      </w:pPr>
      <w:r>
        <w:rPr>
          <w:rFonts w:ascii="Times New Roman" w:eastAsia="Times New Roman" w:hAnsi="Times New Roman" w:cs="Times New Roman"/>
          <w:noProof/>
          <w:color w:val="212121"/>
          <w:sz w:val="24"/>
          <w:szCs w:val="24"/>
          <w:highlight w:val="white"/>
        </w:rPr>
        <w:drawing>
          <wp:inline distT="19050" distB="19050" distL="19050" distR="19050" wp14:anchorId="072D4E55" wp14:editId="7BECB36A">
            <wp:extent cx="5943600" cy="4800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800600"/>
                    </a:xfrm>
                    <a:prstGeom prst="rect">
                      <a:avLst/>
                    </a:prstGeom>
                    <a:ln/>
                  </pic:spPr>
                </pic:pic>
              </a:graphicData>
            </a:graphic>
          </wp:inline>
        </w:drawing>
      </w:r>
    </w:p>
    <w:p w14:paraId="187E2765" w14:textId="77777777" w:rsidR="00591D03" w:rsidRDefault="00591D03" w:rsidP="00FB5305">
      <w:pPr>
        <w:spacing w:line="480" w:lineRule="auto"/>
        <w:rPr>
          <w:ins w:id="19" w:author="Tremblay Admin" w:date="2020-07-25T20:56:00Z"/>
          <w:b/>
          <w:sz w:val="24"/>
          <w:szCs w:val="24"/>
        </w:rPr>
      </w:pPr>
    </w:p>
    <w:p w14:paraId="130B7930" w14:textId="77777777" w:rsidR="001200A3" w:rsidRDefault="001200A3" w:rsidP="00FB5305">
      <w:pPr>
        <w:spacing w:line="480" w:lineRule="auto"/>
        <w:rPr>
          <w:b/>
          <w:sz w:val="24"/>
          <w:szCs w:val="24"/>
        </w:rPr>
      </w:pPr>
    </w:p>
    <w:p w14:paraId="174BF3E5" w14:textId="77777777" w:rsidR="0034186B" w:rsidRPr="003E1B83" w:rsidRDefault="0034186B" w:rsidP="0034186B">
      <w:pPr>
        <w:pStyle w:val="Normal1"/>
        <w:shd w:val="clear" w:color="auto" w:fill="FFFFFF"/>
        <w:spacing w:line="240" w:lineRule="auto"/>
        <w:rPr>
          <w:rFonts w:ascii="Times New Roman" w:eastAsia="Times New Roman" w:hAnsi="Times New Roman" w:cs="Times New Roman"/>
          <w:color w:val="212121"/>
          <w:sz w:val="20"/>
          <w:szCs w:val="20"/>
          <w:highlight w:val="white"/>
        </w:rPr>
      </w:pPr>
      <w:r>
        <w:rPr>
          <w:sz w:val="20"/>
          <w:szCs w:val="20"/>
        </w:rPr>
        <w:t>Figure 2: I</w:t>
      </w:r>
      <w:r w:rsidRPr="001200A3">
        <w:rPr>
          <w:sz w:val="20"/>
          <w:szCs w:val="20"/>
        </w:rPr>
        <w:t>n-person response</w:t>
      </w:r>
      <w:r>
        <w:rPr>
          <w:sz w:val="20"/>
          <w:szCs w:val="20"/>
        </w:rPr>
        <w:t>s, shown as percentages, for each individual country.</w:t>
      </w:r>
      <w:r w:rsidRPr="003E1B83" w:rsidDel="0034186B">
        <w:rPr>
          <w:rFonts w:ascii="Times New Roman" w:eastAsia="Times New Roman" w:hAnsi="Times New Roman" w:cs="Times New Roman"/>
          <w:color w:val="212121"/>
          <w:sz w:val="20"/>
          <w:szCs w:val="20"/>
          <w:highlight w:val="white"/>
        </w:rPr>
        <w:t xml:space="preserve"> </w:t>
      </w:r>
      <w:r>
        <w:rPr>
          <w:rFonts w:ascii="Times New Roman" w:eastAsia="Times New Roman" w:hAnsi="Times New Roman" w:cs="Times New Roman"/>
          <w:color w:val="212121"/>
          <w:sz w:val="20"/>
          <w:szCs w:val="20"/>
          <w:highlight w:val="white"/>
        </w:rPr>
        <w:t>C</w:t>
      </w:r>
      <w:r w:rsidRPr="003E1B83">
        <w:rPr>
          <w:rFonts w:ascii="Times New Roman" w:eastAsia="Times New Roman" w:hAnsi="Times New Roman" w:cs="Times New Roman"/>
          <w:color w:val="212121"/>
          <w:sz w:val="20"/>
          <w:szCs w:val="20"/>
          <w:highlight w:val="white"/>
        </w:rPr>
        <w:t xml:space="preserve">ountries are labeled as: A). US, B). UK, C). Canada, and D). Australia. </w:t>
      </w:r>
    </w:p>
    <w:p w14:paraId="26E8EBF9" w14:textId="2346944B" w:rsidR="007716D4" w:rsidRDefault="007716D4" w:rsidP="00FB5305">
      <w:pPr>
        <w:spacing w:line="480" w:lineRule="auto"/>
        <w:rPr>
          <w:b/>
          <w:sz w:val="24"/>
          <w:szCs w:val="24"/>
        </w:rPr>
      </w:pPr>
      <w:r>
        <w:rPr>
          <w:rFonts w:ascii="Times New Roman" w:eastAsia="Times New Roman" w:hAnsi="Times New Roman" w:cs="Times New Roman"/>
          <w:noProof/>
          <w:color w:val="212121"/>
          <w:sz w:val="24"/>
          <w:szCs w:val="24"/>
          <w:highlight w:val="white"/>
        </w:rPr>
        <w:drawing>
          <wp:inline distT="114300" distB="114300" distL="114300" distR="114300" wp14:anchorId="4737FF25" wp14:editId="173EE020">
            <wp:extent cx="5943600" cy="5029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5029200"/>
                    </a:xfrm>
                    <a:prstGeom prst="rect">
                      <a:avLst/>
                    </a:prstGeom>
                    <a:ln/>
                  </pic:spPr>
                </pic:pic>
              </a:graphicData>
            </a:graphic>
          </wp:inline>
        </w:drawing>
      </w:r>
    </w:p>
    <w:p w14:paraId="50B16FF8" w14:textId="77777777" w:rsidR="007716D4" w:rsidRDefault="007716D4" w:rsidP="00FB5305">
      <w:pPr>
        <w:spacing w:line="480" w:lineRule="auto"/>
        <w:rPr>
          <w:b/>
          <w:sz w:val="24"/>
          <w:szCs w:val="24"/>
        </w:rPr>
      </w:pPr>
    </w:p>
    <w:p w14:paraId="65B3B65E" w14:textId="77777777" w:rsidR="0034186B" w:rsidRDefault="0034186B" w:rsidP="003E1B83">
      <w:pPr>
        <w:pStyle w:val="Normal1"/>
        <w:shd w:val="clear" w:color="auto" w:fill="FFFFFF"/>
        <w:spacing w:line="240" w:lineRule="auto"/>
        <w:rPr>
          <w:ins w:id="20" w:author="Tremblay Admin" w:date="2020-07-25T20:59:00Z"/>
          <w:rFonts w:ascii="Times New Roman" w:eastAsia="Times New Roman" w:hAnsi="Times New Roman" w:cs="Times New Roman"/>
          <w:color w:val="212121"/>
          <w:sz w:val="20"/>
          <w:szCs w:val="20"/>
          <w:highlight w:val="white"/>
        </w:rPr>
      </w:pPr>
    </w:p>
    <w:p w14:paraId="3A682C09" w14:textId="77777777" w:rsidR="0034186B" w:rsidRDefault="0034186B" w:rsidP="003E1B83">
      <w:pPr>
        <w:pStyle w:val="Normal1"/>
        <w:shd w:val="clear" w:color="auto" w:fill="FFFFFF"/>
        <w:spacing w:line="240" w:lineRule="auto"/>
        <w:rPr>
          <w:ins w:id="21" w:author="Tremblay Admin" w:date="2020-07-25T20:59:00Z"/>
          <w:rFonts w:ascii="Times New Roman" w:eastAsia="Times New Roman" w:hAnsi="Times New Roman" w:cs="Times New Roman"/>
          <w:color w:val="212121"/>
          <w:sz w:val="20"/>
          <w:szCs w:val="20"/>
          <w:highlight w:val="white"/>
        </w:rPr>
      </w:pPr>
    </w:p>
    <w:p w14:paraId="422165FE" w14:textId="77777777" w:rsidR="007716D4" w:rsidRDefault="007716D4" w:rsidP="00FB5305">
      <w:pPr>
        <w:spacing w:line="480" w:lineRule="auto"/>
        <w:rPr>
          <w:b/>
          <w:sz w:val="24"/>
          <w:szCs w:val="24"/>
        </w:rPr>
      </w:pPr>
    </w:p>
    <w:p w14:paraId="6228DA61" w14:textId="4D7CA821" w:rsidR="007716D4" w:rsidRDefault="007716D4" w:rsidP="00FB5305">
      <w:pPr>
        <w:spacing w:line="480" w:lineRule="auto"/>
        <w:rPr>
          <w:b/>
          <w:sz w:val="24"/>
          <w:szCs w:val="24"/>
        </w:rPr>
      </w:pPr>
      <w:r>
        <w:rPr>
          <w:rFonts w:ascii="Times New Roman" w:eastAsia="Times New Roman" w:hAnsi="Times New Roman" w:cs="Times New Roman"/>
          <w:noProof/>
          <w:color w:val="212121"/>
          <w:sz w:val="24"/>
          <w:szCs w:val="24"/>
          <w:highlight w:val="white"/>
        </w:rPr>
        <w:lastRenderedPageBreak/>
        <w:drawing>
          <wp:inline distT="19050" distB="19050" distL="19050" distR="19050" wp14:anchorId="424AD241" wp14:editId="4B70E067">
            <wp:extent cx="5486400" cy="4343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23766" t="2673" r="14179" b="12176"/>
                    <a:stretch>
                      <a:fillRect/>
                    </a:stretch>
                  </pic:blipFill>
                  <pic:spPr>
                    <a:xfrm>
                      <a:off x="0" y="0"/>
                      <a:ext cx="5486980" cy="4343859"/>
                    </a:xfrm>
                    <a:prstGeom prst="rect">
                      <a:avLst/>
                    </a:prstGeom>
                    <a:ln/>
                  </pic:spPr>
                </pic:pic>
              </a:graphicData>
            </a:graphic>
          </wp:inline>
        </w:drawing>
      </w:r>
    </w:p>
    <w:p w14:paraId="544EA244" w14:textId="77777777" w:rsidR="007716D4" w:rsidRDefault="007716D4" w:rsidP="00FB5305">
      <w:pPr>
        <w:spacing w:line="480" w:lineRule="auto"/>
        <w:rPr>
          <w:b/>
          <w:sz w:val="24"/>
          <w:szCs w:val="24"/>
        </w:rPr>
      </w:pPr>
    </w:p>
    <w:p w14:paraId="13F3E008" w14:textId="77777777" w:rsidR="007716D4" w:rsidRPr="003E1B83" w:rsidRDefault="007716D4" w:rsidP="003E1B83">
      <w:pPr>
        <w:pStyle w:val="Normal1"/>
        <w:shd w:val="clear" w:color="auto" w:fill="FFFFFF"/>
        <w:spacing w:line="240" w:lineRule="auto"/>
        <w:rPr>
          <w:rFonts w:ascii="Times New Roman" w:eastAsia="Times New Roman" w:hAnsi="Times New Roman" w:cs="Times New Roman"/>
          <w:color w:val="212121"/>
          <w:sz w:val="20"/>
          <w:szCs w:val="20"/>
          <w:highlight w:val="white"/>
        </w:rPr>
      </w:pPr>
      <w:r w:rsidRPr="003E1B83">
        <w:rPr>
          <w:rFonts w:ascii="Times New Roman" w:eastAsia="Times New Roman" w:hAnsi="Times New Roman" w:cs="Times New Roman"/>
          <w:color w:val="212121"/>
          <w:sz w:val="20"/>
          <w:szCs w:val="20"/>
          <w:highlight w:val="white"/>
        </w:rPr>
        <w:t xml:space="preserve">Figure 3: Radar plot illustrating percentages of options selected from </w:t>
      </w:r>
      <w:r w:rsidRPr="00776FA1">
        <w:rPr>
          <w:rFonts w:ascii="Times New Roman" w:eastAsia="Times New Roman" w:hAnsi="Times New Roman" w:cs="Times New Roman"/>
          <w:b/>
          <w:color w:val="212121"/>
          <w:sz w:val="20"/>
          <w:szCs w:val="20"/>
          <w:highlight w:val="white"/>
        </w:rPr>
        <w:t>in-person</w:t>
      </w:r>
      <w:r w:rsidRPr="003E1B83">
        <w:rPr>
          <w:rFonts w:ascii="Times New Roman" w:eastAsia="Times New Roman" w:hAnsi="Times New Roman" w:cs="Times New Roman"/>
          <w:color w:val="212121"/>
          <w:sz w:val="20"/>
          <w:szCs w:val="20"/>
          <w:highlight w:val="white"/>
        </w:rPr>
        <w:t xml:space="preserve"> participants from each country.</w:t>
      </w:r>
    </w:p>
    <w:p w14:paraId="67B3DB2D" w14:textId="77777777" w:rsidR="007716D4" w:rsidRDefault="007716D4" w:rsidP="00FB5305">
      <w:pPr>
        <w:spacing w:line="480" w:lineRule="auto"/>
        <w:rPr>
          <w:b/>
          <w:sz w:val="24"/>
          <w:szCs w:val="24"/>
        </w:rPr>
      </w:pPr>
    </w:p>
    <w:p w14:paraId="12EA0300" w14:textId="77777777" w:rsidR="007716D4" w:rsidRDefault="007716D4" w:rsidP="00FB5305">
      <w:pPr>
        <w:spacing w:line="480" w:lineRule="auto"/>
        <w:rPr>
          <w:b/>
          <w:sz w:val="24"/>
          <w:szCs w:val="24"/>
        </w:rPr>
      </w:pPr>
    </w:p>
    <w:p w14:paraId="3681DD35" w14:textId="18020155" w:rsidR="007716D4" w:rsidRDefault="007716D4" w:rsidP="00FB5305">
      <w:pPr>
        <w:spacing w:line="480" w:lineRule="auto"/>
        <w:rPr>
          <w:b/>
          <w:sz w:val="24"/>
          <w:szCs w:val="24"/>
        </w:rPr>
      </w:pPr>
      <w:r>
        <w:rPr>
          <w:rFonts w:ascii="Times New Roman" w:eastAsia="Times New Roman" w:hAnsi="Times New Roman" w:cs="Times New Roman"/>
          <w:noProof/>
          <w:color w:val="212121"/>
          <w:sz w:val="24"/>
          <w:szCs w:val="24"/>
          <w:highlight w:val="white"/>
        </w:rPr>
        <w:lastRenderedPageBreak/>
        <w:drawing>
          <wp:inline distT="114300" distB="114300" distL="114300" distR="114300" wp14:anchorId="1FF9D2AD" wp14:editId="74604E43">
            <wp:extent cx="5943600" cy="5022215"/>
            <wp:effectExtent l="0" t="0" r="0" b="698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5022215"/>
                    </a:xfrm>
                    <a:prstGeom prst="rect">
                      <a:avLst/>
                    </a:prstGeom>
                    <a:ln/>
                  </pic:spPr>
                </pic:pic>
              </a:graphicData>
            </a:graphic>
          </wp:inline>
        </w:drawing>
      </w:r>
    </w:p>
    <w:p w14:paraId="2F101BA9" w14:textId="77777777" w:rsidR="007716D4" w:rsidRPr="003E1B83" w:rsidRDefault="007716D4" w:rsidP="003E1B83">
      <w:pPr>
        <w:spacing w:line="240" w:lineRule="auto"/>
        <w:rPr>
          <w:b/>
          <w:sz w:val="20"/>
          <w:szCs w:val="20"/>
        </w:rPr>
      </w:pPr>
    </w:p>
    <w:p w14:paraId="7AA2047C" w14:textId="77777777" w:rsidR="007716D4" w:rsidRPr="003E1B83" w:rsidRDefault="007716D4" w:rsidP="003E1B83">
      <w:pPr>
        <w:pStyle w:val="Normal1"/>
        <w:shd w:val="clear" w:color="auto" w:fill="FFFFFF"/>
        <w:spacing w:line="240" w:lineRule="auto"/>
        <w:rPr>
          <w:rFonts w:ascii="Times New Roman" w:eastAsia="Times New Roman" w:hAnsi="Times New Roman" w:cs="Times New Roman"/>
          <w:color w:val="212121"/>
          <w:sz w:val="20"/>
          <w:szCs w:val="20"/>
          <w:highlight w:val="white"/>
        </w:rPr>
      </w:pPr>
      <w:r w:rsidRPr="003E1B83">
        <w:rPr>
          <w:rFonts w:ascii="Times New Roman" w:eastAsia="Times New Roman" w:hAnsi="Times New Roman" w:cs="Times New Roman"/>
          <w:color w:val="212121"/>
          <w:sz w:val="20"/>
          <w:szCs w:val="20"/>
          <w:highlight w:val="white"/>
        </w:rPr>
        <w:t xml:space="preserve">Figure 4: Percentages of options selected from in-person participants based on their category of hearing loss. The labels of hearing loss categories are labeled as: A). Normal, B). Mild Hearing Loss, C). Moderate Hearing Loss, D). Severe Hearing Loss. </w:t>
      </w:r>
    </w:p>
    <w:p w14:paraId="24F8205B" w14:textId="77777777" w:rsidR="007716D4" w:rsidRDefault="007716D4" w:rsidP="00FB5305">
      <w:pPr>
        <w:spacing w:line="480" w:lineRule="auto"/>
        <w:rPr>
          <w:ins w:id="22" w:author="Tremblay Admin" w:date="2020-07-25T21:06:00Z"/>
          <w:b/>
          <w:sz w:val="24"/>
          <w:szCs w:val="24"/>
        </w:rPr>
      </w:pPr>
    </w:p>
    <w:p w14:paraId="30FA3020" w14:textId="77777777" w:rsidR="0034186B" w:rsidRDefault="0034186B" w:rsidP="00FB5305">
      <w:pPr>
        <w:spacing w:line="480" w:lineRule="auto"/>
        <w:rPr>
          <w:ins w:id="23" w:author="Tremblay Admin" w:date="2020-07-25T21:06:00Z"/>
          <w:b/>
          <w:sz w:val="24"/>
          <w:szCs w:val="24"/>
        </w:rPr>
      </w:pPr>
    </w:p>
    <w:p w14:paraId="09151A30" w14:textId="77777777" w:rsidR="0034186B" w:rsidRDefault="0034186B" w:rsidP="00FB5305">
      <w:pPr>
        <w:spacing w:line="480" w:lineRule="auto"/>
        <w:rPr>
          <w:b/>
          <w:sz w:val="24"/>
          <w:szCs w:val="24"/>
        </w:rPr>
      </w:pPr>
    </w:p>
    <w:p w14:paraId="695EDC3C" w14:textId="77777777" w:rsidR="003E1B83" w:rsidRDefault="003E1B83" w:rsidP="00FB5305">
      <w:pPr>
        <w:spacing w:line="480" w:lineRule="auto"/>
        <w:rPr>
          <w:b/>
          <w:sz w:val="24"/>
          <w:szCs w:val="24"/>
        </w:rPr>
      </w:pPr>
    </w:p>
    <w:p w14:paraId="099A6B43" w14:textId="77777777" w:rsidR="0034186B" w:rsidRDefault="0034186B" w:rsidP="00FB5305">
      <w:pPr>
        <w:spacing w:line="480" w:lineRule="auto"/>
        <w:rPr>
          <w:b/>
          <w:sz w:val="24"/>
          <w:szCs w:val="24"/>
        </w:rPr>
      </w:pPr>
    </w:p>
    <w:p w14:paraId="480701C5" w14:textId="77777777" w:rsidR="00CE67A7" w:rsidRDefault="00CE67A7" w:rsidP="00FB5305">
      <w:pPr>
        <w:spacing w:line="480" w:lineRule="auto"/>
        <w:rPr>
          <w:b/>
          <w:sz w:val="24"/>
          <w:szCs w:val="24"/>
        </w:rPr>
      </w:pPr>
    </w:p>
    <w:p w14:paraId="4FDBD069" w14:textId="77777777" w:rsidR="00CE67A7" w:rsidRDefault="00CE67A7" w:rsidP="00FB5305">
      <w:pPr>
        <w:spacing w:line="480" w:lineRule="auto"/>
        <w:rPr>
          <w:b/>
          <w:sz w:val="24"/>
          <w:szCs w:val="24"/>
        </w:rPr>
      </w:pPr>
    </w:p>
    <w:p w14:paraId="3ED730EC" w14:textId="2422CC50" w:rsidR="00CE67A7" w:rsidRDefault="00CE67A7" w:rsidP="00FB5305">
      <w:pPr>
        <w:spacing w:line="480" w:lineRule="auto"/>
        <w:rPr>
          <w:b/>
          <w:sz w:val="24"/>
          <w:szCs w:val="24"/>
        </w:rPr>
      </w:pPr>
    </w:p>
    <w:p w14:paraId="04118D92" w14:textId="58DDCC46" w:rsidR="0034186B" w:rsidRDefault="005F648A" w:rsidP="00FB5305">
      <w:pPr>
        <w:spacing w:line="480" w:lineRule="auto"/>
        <w:rPr>
          <w:b/>
          <w:sz w:val="24"/>
          <w:szCs w:val="24"/>
        </w:rPr>
      </w:pPr>
      <w:ins w:id="24" w:author="Tremblay Admin" w:date="2020-07-25T21:30:00Z">
        <w:r>
          <w:rPr>
            <w:b/>
            <w:noProof/>
            <w:sz w:val="24"/>
            <w:szCs w:val="24"/>
          </w:rPr>
          <w:drawing>
            <wp:inline distT="0" distB="0" distL="0" distR="0" wp14:anchorId="4FF277EA" wp14:editId="0CE69F86">
              <wp:extent cx="5600700" cy="4457700"/>
              <wp:effectExtent l="0" t="0" r="1270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Inpersondatawithhearingcategory.jpg"/>
                      <pic:cNvPicPr/>
                    </pic:nvPicPr>
                    <pic:blipFill>
                      <a:blip r:embed="rId17">
                        <a:extLst>
                          <a:ext uri="{28A0092B-C50C-407E-A947-70E740481C1C}">
                            <a14:useLocalDpi xmlns:a14="http://schemas.microsoft.com/office/drawing/2010/main" val="0"/>
                          </a:ext>
                        </a:extLst>
                      </a:blip>
                      <a:stretch>
                        <a:fillRect/>
                      </a:stretch>
                    </pic:blipFill>
                    <pic:spPr>
                      <a:xfrm>
                        <a:off x="0" y="0"/>
                        <a:ext cx="5600700" cy="4457700"/>
                      </a:xfrm>
                      <a:prstGeom prst="rect">
                        <a:avLst/>
                      </a:prstGeom>
                    </pic:spPr>
                  </pic:pic>
                </a:graphicData>
              </a:graphic>
            </wp:inline>
          </w:drawing>
        </w:r>
      </w:ins>
    </w:p>
    <w:p w14:paraId="1138A4AE" w14:textId="77777777" w:rsidR="005F648A" w:rsidRPr="003E1B83" w:rsidRDefault="005F648A" w:rsidP="005F648A">
      <w:pPr>
        <w:pStyle w:val="Normal1"/>
        <w:shd w:val="clear" w:color="auto" w:fill="FFFFFF"/>
        <w:spacing w:line="240" w:lineRule="auto"/>
        <w:rPr>
          <w:rFonts w:ascii="Times New Roman" w:eastAsia="Times New Roman" w:hAnsi="Times New Roman" w:cs="Times New Roman"/>
          <w:color w:val="212121"/>
          <w:sz w:val="20"/>
          <w:szCs w:val="20"/>
          <w:highlight w:val="white"/>
        </w:rPr>
      </w:pPr>
      <w:commentRangeStart w:id="25"/>
      <w:r>
        <w:rPr>
          <w:rFonts w:ascii="Times New Roman" w:eastAsia="Times New Roman" w:hAnsi="Times New Roman" w:cs="Times New Roman"/>
          <w:color w:val="212121"/>
          <w:sz w:val="20"/>
          <w:szCs w:val="20"/>
          <w:highlight w:val="white"/>
        </w:rPr>
        <w:t>Figure 5</w:t>
      </w:r>
      <w:r w:rsidRPr="003E1B83">
        <w:rPr>
          <w:rFonts w:ascii="Times New Roman" w:eastAsia="Times New Roman" w:hAnsi="Times New Roman" w:cs="Times New Roman"/>
          <w:color w:val="212121"/>
          <w:sz w:val="20"/>
          <w:szCs w:val="20"/>
          <w:highlight w:val="white"/>
        </w:rPr>
        <w:t>: Percentages of options selected from in-person participants based o</w:t>
      </w:r>
      <w:r>
        <w:rPr>
          <w:rFonts w:ascii="Times New Roman" w:eastAsia="Times New Roman" w:hAnsi="Times New Roman" w:cs="Times New Roman"/>
          <w:color w:val="212121"/>
          <w:sz w:val="20"/>
          <w:szCs w:val="20"/>
          <w:highlight w:val="white"/>
        </w:rPr>
        <w:t xml:space="preserve">n their hearing status A). Normal, B). </w:t>
      </w:r>
      <w:r w:rsidRPr="003E1B83">
        <w:rPr>
          <w:rFonts w:ascii="Times New Roman" w:eastAsia="Times New Roman" w:hAnsi="Times New Roman" w:cs="Times New Roman"/>
          <w:color w:val="212121"/>
          <w:sz w:val="20"/>
          <w:szCs w:val="20"/>
          <w:highlight w:val="white"/>
        </w:rPr>
        <w:t>Hearing Loss</w:t>
      </w:r>
      <w:r>
        <w:rPr>
          <w:rFonts w:ascii="Times New Roman" w:eastAsia="Times New Roman" w:hAnsi="Times New Roman" w:cs="Times New Roman"/>
          <w:color w:val="212121"/>
          <w:sz w:val="20"/>
          <w:szCs w:val="20"/>
          <w:highlight w:val="white"/>
        </w:rPr>
        <w:t xml:space="preserve"> with a hearing aid C) </w:t>
      </w:r>
      <w:r w:rsidRPr="003E1B83">
        <w:rPr>
          <w:rFonts w:ascii="Times New Roman" w:eastAsia="Times New Roman" w:hAnsi="Times New Roman" w:cs="Times New Roman"/>
          <w:color w:val="212121"/>
          <w:sz w:val="20"/>
          <w:szCs w:val="20"/>
          <w:highlight w:val="white"/>
        </w:rPr>
        <w:t>Hearing</w:t>
      </w:r>
      <w:r>
        <w:rPr>
          <w:rFonts w:ascii="Times New Roman" w:eastAsia="Times New Roman" w:hAnsi="Times New Roman" w:cs="Times New Roman"/>
          <w:color w:val="212121"/>
          <w:sz w:val="20"/>
          <w:szCs w:val="20"/>
          <w:highlight w:val="white"/>
        </w:rPr>
        <w:t xml:space="preserve"> Loss without a hearing aid.</w:t>
      </w:r>
      <w:commentRangeEnd w:id="25"/>
      <w:r w:rsidR="000741ED">
        <w:rPr>
          <w:rStyle w:val="CommentReference"/>
          <w:color w:val="000000"/>
          <w:lang w:val="en-US"/>
        </w:rPr>
        <w:commentReference w:id="25"/>
      </w:r>
    </w:p>
    <w:p w14:paraId="08836858" w14:textId="77777777" w:rsidR="00CE67A7" w:rsidRDefault="00CE67A7" w:rsidP="00FB5305">
      <w:pPr>
        <w:spacing w:line="480" w:lineRule="auto"/>
        <w:rPr>
          <w:b/>
          <w:sz w:val="24"/>
          <w:szCs w:val="24"/>
        </w:rPr>
      </w:pPr>
    </w:p>
    <w:p w14:paraId="3446AB25" w14:textId="77777777" w:rsidR="00CE67A7" w:rsidRDefault="00CE67A7" w:rsidP="00FB5305">
      <w:pPr>
        <w:spacing w:line="480" w:lineRule="auto"/>
        <w:rPr>
          <w:b/>
          <w:sz w:val="24"/>
          <w:szCs w:val="24"/>
        </w:rPr>
      </w:pPr>
    </w:p>
    <w:p w14:paraId="1620869B" w14:textId="77777777" w:rsidR="00CE67A7" w:rsidRDefault="00CE67A7" w:rsidP="00FB5305">
      <w:pPr>
        <w:spacing w:line="480" w:lineRule="auto"/>
        <w:rPr>
          <w:b/>
          <w:sz w:val="24"/>
          <w:szCs w:val="24"/>
        </w:rPr>
      </w:pPr>
    </w:p>
    <w:p w14:paraId="78D8ABD1" w14:textId="77777777" w:rsidR="00CE67A7" w:rsidRDefault="00CE67A7" w:rsidP="00FB5305">
      <w:pPr>
        <w:spacing w:line="480" w:lineRule="auto"/>
        <w:rPr>
          <w:b/>
          <w:sz w:val="24"/>
          <w:szCs w:val="24"/>
        </w:rPr>
      </w:pPr>
    </w:p>
    <w:p w14:paraId="2B446404" w14:textId="442C5AF9" w:rsidR="00CE67A7" w:rsidRDefault="00CE67A7" w:rsidP="00FB5305">
      <w:pPr>
        <w:spacing w:line="480" w:lineRule="auto"/>
        <w:rPr>
          <w:ins w:id="26" w:author="Tremblay Admin" w:date="2020-07-25T21:23:00Z"/>
          <w:b/>
          <w:sz w:val="24"/>
          <w:szCs w:val="24"/>
        </w:rPr>
      </w:pPr>
    </w:p>
    <w:p w14:paraId="79BDC74A" w14:textId="77777777" w:rsidR="00CE67A7" w:rsidRDefault="00CE67A7" w:rsidP="00FB5305">
      <w:pPr>
        <w:spacing w:line="480" w:lineRule="auto"/>
        <w:rPr>
          <w:b/>
          <w:sz w:val="24"/>
          <w:szCs w:val="24"/>
        </w:rPr>
      </w:pPr>
    </w:p>
    <w:p w14:paraId="45125032" w14:textId="77777777" w:rsidR="005F648A" w:rsidRDefault="005F648A" w:rsidP="003E1B83">
      <w:pPr>
        <w:pStyle w:val="Normal1"/>
        <w:shd w:val="clear" w:color="auto" w:fill="FFFFFF"/>
        <w:spacing w:line="480" w:lineRule="auto"/>
        <w:rPr>
          <w:ins w:id="27" w:author="Tremblay Admin" w:date="2020-07-25T21:33:00Z"/>
          <w:rFonts w:eastAsia="Times New Roman"/>
          <w:color w:val="212121"/>
          <w:sz w:val="24"/>
          <w:szCs w:val="24"/>
          <w:highlight w:val="white"/>
        </w:rPr>
      </w:pPr>
    </w:p>
    <w:p w14:paraId="1BB38A0C" w14:textId="2B8F7C22" w:rsidR="003E1B83" w:rsidRPr="00B23854" w:rsidRDefault="003E1B83" w:rsidP="003E1B83">
      <w:pPr>
        <w:pStyle w:val="Normal1"/>
        <w:shd w:val="clear" w:color="auto" w:fill="FFFFFF"/>
        <w:spacing w:line="480" w:lineRule="auto"/>
        <w:rPr>
          <w:rFonts w:eastAsia="Times New Roman"/>
          <w:color w:val="212121"/>
          <w:sz w:val="24"/>
          <w:szCs w:val="24"/>
          <w:highlight w:val="white"/>
        </w:rPr>
      </w:pPr>
      <w:r w:rsidRPr="00B23854">
        <w:rPr>
          <w:rFonts w:eastAsia="Times New Roman"/>
          <w:color w:val="212121"/>
          <w:sz w:val="24"/>
          <w:szCs w:val="24"/>
          <w:highlight w:val="white"/>
        </w:rPr>
        <w:lastRenderedPageBreak/>
        <w:t xml:space="preserve">Figures </w:t>
      </w:r>
      <w:r w:rsidR="005F648A">
        <w:rPr>
          <w:rFonts w:eastAsia="Times New Roman"/>
          <w:color w:val="212121"/>
          <w:sz w:val="24"/>
          <w:szCs w:val="24"/>
          <w:highlight w:val="white"/>
        </w:rPr>
        <w:t>6</w:t>
      </w:r>
      <w:r w:rsidRPr="00B23854">
        <w:rPr>
          <w:rFonts w:eastAsia="Times New Roman"/>
          <w:color w:val="212121"/>
          <w:sz w:val="24"/>
          <w:szCs w:val="24"/>
          <w:highlight w:val="white"/>
        </w:rPr>
        <w:t>-</w:t>
      </w:r>
      <w:r w:rsidR="005F648A">
        <w:rPr>
          <w:rFonts w:eastAsia="Times New Roman"/>
          <w:color w:val="212121"/>
          <w:sz w:val="24"/>
          <w:szCs w:val="24"/>
          <w:highlight w:val="white"/>
        </w:rPr>
        <w:t>8</w:t>
      </w:r>
      <w:r w:rsidRPr="00B23854">
        <w:rPr>
          <w:rFonts w:eastAsia="Times New Roman"/>
          <w:color w:val="212121"/>
          <w:sz w:val="24"/>
          <w:szCs w:val="24"/>
          <w:highlight w:val="white"/>
        </w:rPr>
        <w:t xml:space="preserve"> display the percentages for </w:t>
      </w:r>
      <w:r w:rsidRPr="00B23854">
        <w:rPr>
          <w:rFonts w:eastAsia="Times New Roman"/>
          <w:b/>
          <w:color w:val="212121"/>
          <w:sz w:val="24"/>
          <w:szCs w:val="24"/>
          <w:highlight w:val="white"/>
        </w:rPr>
        <w:t>on-line panel members</w:t>
      </w:r>
      <w:r w:rsidRPr="00B23854">
        <w:rPr>
          <w:rFonts w:eastAsia="Times New Roman"/>
          <w:color w:val="212121"/>
          <w:sz w:val="24"/>
          <w:szCs w:val="24"/>
          <w:highlight w:val="white"/>
        </w:rPr>
        <w:t xml:space="preserve">. </w:t>
      </w:r>
      <w:r w:rsidRPr="00B23854">
        <w:rPr>
          <w:sz w:val="24"/>
          <w:szCs w:val="24"/>
        </w:rPr>
        <w:t xml:space="preserve">Figure </w:t>
      </w:r>
      <w:r w:rsidR="005F648A">
        <w:rPr>
          <w:sz w:val="24"/>
          <w:szCs w:val="24"/>
        </w:rPr>
        <w:t>6</w:t>
      </w:r>
      <w:r w:rsidRPr="00B23854">
        <w:rPr>
          <w:sz w:val="24"/>
          <w:szCs w:val="24"/>
        </w:rPr>
        <w:t xml:space="preserve"> shows data from online only responders</w:t>
      </w:r>
      <w:r w:rsidR="005F648A">
        <w:rPr>
          <w:sz w:val="24"/>
          <w:szCs w:val="24"/>
        </w:rPr>
        <w:t xml:space="preserve"> combined across all countries</w:t>
      </w:r>
      <w:r w:rsidRPr="00B23854">
        <w:rPr>
          <w:sz w:val="24"/>
          <w:szCs w:val="24"/>
        </w:rPr>
        <w:t xml:space="preserve">. </w:t>
      </w:r>
      <w:r w:rsidRPr="00B23854">
        <w:rPr>
          <w:rFonts w:eastAsia="Times New Roman"/>
          <w:color w:val="212121"/>
          <w:sz w:val="24"/>
          <w:szCs w:val="24"/>
          <w:highlight w:val="white"/>
        </w:rPr>
        <w:t>Once again, online responders expressed a preference for medical/government type resources. Similar to in-person responders, there was a consistent preference to receive information about HHC from a doctor</w:t>
      </w:r>
      <w:r w:rsidR="00443DCB">
        <w:rPr>
          <w:rFonts w:eastAsia="Times New Roman"/>
          <w:color w:val="212121"/>
          <w:sz w:val="24"/>
          <w:szCs w:val="24"/>
          <w:highlight w:val="white"/>
        </w:rPr>
        <w:t xml:space="preserve"> as opposed to radio advertisements etc</w:t>
      </w:r>
      <w:r w:rsidRPr="00B23854">
        <w:rPr>
          <w:rFonts w:eastAsia="Times New Roman"/>
          <w:color w:val="212121"/>
          <w:sz w:val="24"/>
          <w:szCs w:val="24"/>
          <w:highlight w:val="white"/>
        </w:rPr>
        <w:t xml:space="preserve">. This preference did not </w:t>
      </w:r>
      <w:r>
        <w:rPr>
          <w:rFonts w:eastAsia="Times New Roman"/>
          <w:color w:val="212121"/>
          <w:sz w:val="24"/>
          <w:szCs w:val="24"/>
          <w:highlight w:val="white"/>
        </w:rPr>
        <w:t xml:space="preserve">appear to </w:t>
      </w:r>
      <w:r w:rsidRPr="00B23854">
        <w:rPr>
          <w:rFonts w:eastAsia="Times New Roman"/>
          <w:color w:val="212121"/>
          <w:sz w:val="24"/>
          <w:szCs w:val="24"/>
          <w:highlight w:val="white"/>
        </w:rPr>
        <w:t xml:space="preserve">differ across countries </w:t>
      </w:r>
      <w:r w:rsidR="00776FA1">
        <w:rPr>
          <w:rFonts w:eastAsia="Times New Roman"/>
          <w:color w:val="212121"/>
          <w:sz w:val="24"/>
          <w:szCs w:val="24"/>
          <w:highlight w:val="white"/>
        </w:rPr>
        <w:t xml:space="preserve">(Figures </w:t>
      </w:r>
      <w:r w:rsidR="005F648A">
        <w:rPr>
          <w:rFonts w:eastAsia="Times New Roman"/>
          <w:color w:val="212121"/>
          <w:sz w:val="24"/>
          <w:szCs w:val="24"/>
          <w:highlight w:val="white"/>
        </w:rPr>
        <w:t>7</w:t>
      </w:r>
      <w:r w:rsidR="00776FA1">
        <w:rPr>
          <w:rFonts w:eastAsia="Times New Roman"/>
          <w:color w:val="212121"/>
          <w:sz w:val="24"/>
          <w:szCs w:val="24"/>
          <w:highlight w:val="white"/>
        </w:rPr>
        <w:t xml:space="preserve"> and </w:t>
      </w:r>
      <w:r w:rsidR="005F648A">
        <w:rPr>
          <w:rFonts w:eastAsia="Times New Roman"/>
          <w:color w:val="212121"/>
          <w:sz w:val="24"/>
          <w:szCs w:val="24"/>
          <w:highlight w:val="white"/>
        </w:rPr>
        <w:t>8</w:t>
      </w:r>
      <w:r w:rsidR="00776FA1">
        <w:rPr>
          <w:rFonts w:eastAsia="Times New Roman"/>
          <w:color w:val="212121"/>
          <w:sz w:val="24"/>
          <w:szCs w:val="24"/>
          <w:highlight w:val="white"/>
        </w:rPr>
        <w:t xml:space="preserve">) or by degree of hearing loss (Figure </w:t>
      </w:r>
      <w:r w:rsidR="005F648A">
        <w:rPr>
          <w:rFonts w:eastAsia="Times New Roman"/>
          <w:color w:val="212121"/>
          <w:sz w:val="24"/>
          <w:szCs w:val="24"/>
          <w:highlight w:val="white"/>
        </w:rPr>
        <w:t>9</w:t>
      </w:r>
      <w:r w:rsidR="00776FA1">
        <w:rPr>
          <w:rFonts w:eastAsia="Times New Roman"/>
          <w:color w:val="212121"/>
          <w:sz w:val="24"/>
          <w:szCs w:val="24"/>
          <w:highlight w:val="white"/>
        </w:rPr>
        <w:t>).</w:t>
      </w:r>
    </w:p>
    <w:p w14:paraId="7733DD09" w14:textId="77777777" w:rsidR="003E1B83" w:rsidRDefault="003E1B83" w:rsidP="00FB5305">
      <w:pPr>
        <w:spacing w:line="480" w:lineRule="auto"/>
        <w:rPr>
          <w:b/>
          <w:sz w:val="24"/>
          <w:szCs w:val="24"/>
        </w:rPr>
      </w:pPr>
    </w:p>
    <w:p w14:paraId="7074EDB1" w14:textId="478BB098" w:rsidR="007716D4" w:rsidRDefault="007716D4" w:rsidP="00FB5305">
      <w:pPr>
        <w:spacing w:line="480" w:lineRule="auto"/>
        <w:rPr>
          <w:b/>
          <w:sz w:val="24"/>
          <w:szCs w:val="24"/>
        </w:rPr>
      </w:pPr>
      <w:r>
        <w:rPr>
          <w:rFonts w:ascii="Times New Roman" w:eastAsia="Times New Roman" w:hAnsi="Times New Roman" w:cs="Times New Roman"/>
          <w:noProof/>
          <w:color w:val="212121"/>
          <w:sz w:val="24"/>
          <w:szCs w:val="24"/>
          <w:highlight w:val="white"/>
        </w:rPr>
        <w:drawing>
          <wp:inline distT="19050" distB="19050" distL="19050" distR="19050" wp14:anchorId="55028FEF" wp14:editId="3586E912">
            <wp:extent cx="6172200" cy="4914900"/>
            <wp:effectExtent l="0" t="0" r="0" b="127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172200" cy="4914900"/>
                    </a:xfrm>
                    <a:prstGeom prst="rect">
                      <a:avLst/>
                    </a:prstGeom>
                    <a:ln/>
                  </pic:spPr>
                </pic:pic>
              </a:graphicData>
            </a:graphic>
          </wp:inline>
        </w:drawing>
      </w:r>
    </w:p>
    <w:p w14:paraId="3847CFE6" w14:textId="01860F9A" w:rsidR="007716D4" w:rsidRPr="00776FA1" w:rsidRDefault="007716D4" w:rsidP="003E1B83">
      <w:pPr>
        <w:pStyle w:val="Normal1"/>
        <w:shd w:val="clear" w:color="auto" w:fill="FFFFFF"/>
        <w:spacing w:line="240" w:lineRule="auto"/>
        <w:rPr>
          <w:rFonts w:ascii="Times New Roman" w:eastAsia="Times New Roman" w:hAnsi="Times New Roman" w:cs="Times New Roman"/>
          <w:color w:val="212121"/>
          <w:sz w:val="20"/>
          <w:szCs w:val="20"/>
          <w:highlight w:val="white"/>
        </w:rPr>
      </w:pPr>
      <w:r w:rsidRPr="00776FA1">
        <w:rPr>
          <w:rFonts w:ascii="Times New Roman" w:eastAsia="Times New Roman" w:hAnsi="Times New Roman" w:cs="Times New Roman"/>
          <w:color w:val="212121"/>
          <w:sz w:val="20"/>
          <w:szCs w:val="20"/>
          <w:highlight w:val="white"/>
        </w:rPr>
        <w:t>Figure</w:t>
      </w:r>
      <w:r w:rsidR="00993E32">
        <w:rPr>
          <w:rFonts w:ascii="Times New Roman" w:eastAsia="Times New Roman" w:hAnsi="Times New Roman" w:cs="Times New Roman"/>
          <w:color w:val="212121"/>
          <w:sz w:val="20"/>
          <w:szCs w:val="20"/>
          <w:highlight w:val="white"/>
        </w:rPr>
        <w:t xml:space="preserve"> 6</w:t>
      </w:r>
      <w:r w:rsidRPr="00776FA1">
        <w:rPr>
          <w:rFonts w:ascii="Times New Roman" w:eastAsia="Times New Roman" w:hAnsi="Times New Roman" w:cs="Times New Roman"/>
          <w:color w:val="212121"/>
          <w:sz w:val="20"/>
          <w:szCs w:val="20"/>
          <w:highlight w:val="white"/>
        </w:rPr>
        <w:t xml:space="preserve"> : Percentages of options selected from </w:t>
      </w:r>
      <w:r w:rsidRPr="00776FA1">
        <w:rPr>
          <w:rFonts w:ascii="Times New Roman" w:eastAsia="Times New Roman" w:hAnsi="Times New Roman" w:cs="Times New Roman"/>
          <w:b/>
          <w:color w:val="212121"/>
          <w:sz w:val="20"/>
          <w:szCs w:val="20"/>
          <w:highlight w:val="white"/>
        </w:rPr>
        <w:t>online p</w:t>
      </w:r>
      <w:r w:rsidR="00776FA1" w:rsidRPr="00776FA1">
        <w:rPr>
          <w:rFonts w:ascii="Times New Roman" w:eastAsia="Times New Roman" w:hAnsi="Times New Roman" w:cs="Times New Roman"/>
          <w:b/>
          <w:color w:val="212121"/>
          <w:sz w:val="20"/>
          <w:szCs w:val="20"/>
          <w:highlight w:val="white"/>
        </w:rPr>
        <w:t>anel members</w:t>
      </w:r>
      <w:r w:rsidR="00776FA1" w:rsidRPr="00776FA1">
        <w:rPr>
          <w:rFonts w:ascii="Times New Roman" w:eastAsia="Times New Roman" w:hAnsi="Times New Roman" w:cs="Times New Roman"/>
          <w:color w:val="212121"/>
          <w:sz w:val="20"/>
          <w:szCs w:val="20"/>
          <w:highlight w:val="white"/>
        </w:rPr>
        <w:t xml:space="preserve"> </w:t>
      </w:r>
      <w:r w:rsidRPr="00776FA1">
        <w:rPr>
          <w:rFonts w:ascii="Times New Roman" w:eastAsia="Times New Roman" w:hAnsi="Times New Roman" w:cs="Times New Roman"/>
          <w:color w:val="212121"/>
          <w:sz w:val="20"/>
          <w:szCs w:val="20"/>
          <w:highlight w:val="white"/>
        </w:rPr>
        <w:t>from all four countries</w:t>
      </w:r>
      <w:r w:rsidR="00707463">
        <w:rPr>
          <w:rFonts w:ascii="Times New Roman" w:eastAsia="Times New Roman" w:hAnsi="Times New Roman" w:cs="Times New Roman"/>
          <w:color w:val="212121"/>
          <w:sz w:val="20"/>
          <w:szCs w:val="20"/>
          <w:highlight w:val="white"/>
        </w:rPr>
        <w:t xml:space="preserve"> combined</w:t>
      </w:r>
      <w:r w:rsidRPr="00776FA1">
        <w:rPr>
          <w:rFonts w:ascii="Times New Roman" w:eastAsia="Times New Roman" w:hAnsi="Times New Roman" w:cs="Times New Roman"/>
          <w:color w:val="212121"/>
          <w:sz w:val="20"/>
          <w:szCs w:val="20"/>
          <w:highlight w:val="white"/>
        </w:rPr>
        <w:t xml:space="preserve">. </w:t>
      </w:r>
    </w:p>
    <w:p w14:paraId="35FF73E9" w14:textId="77777777" w:rsidR="007716D4" w:rsidRPr="00776FA1" w:rsidRDefault="007716D4" w:rsidP="007716D4">
      <w:pPr>
        <w:pStyle w:val="Normal1"/>
        <w:shd w:val="clear" w:color="auto" w:fill="FFFFFF"/>
        <w:spacing w:line="480" w:lineRule="auto"/>
        <w:rPr>
          <w:rFonts w:ascii="Times New Roman" w:eastAsia="Times New Roman" w:hAnsi="Times New Roman" w:cs="Times New Roman"/>
          <w:color w:val="212121"/>
          <w:sz w:val="20"/>
          <w:szCs w:val="20"/>
          <w:highlight w:val="white"/>
        </w:rPr>
      </w:pPr>
    </w:p>
    <w:p w14:paraId="091AF2FB" w14:textId="5849673D" w:rsidR="007716D4" w:rsidRDefault="007716D4" w:rsidP="007716D4">
      <w:pPr>
        <w:pStyle w:val="Header"/>
        <w:spacing w:line="480" w:lineRule="auto"/>
      </w:pPr>
      <w:r>
        <w:rPr>
          <w:rFonts w:eastAsia="Times New Roman"/>
          <w:noProof/>
          <w:color w:val="212121"/>
          <w:highlight w:val="white"/>
        </w:rPr>
        <w:lastRenderedPageBreak/>
        <w:drawing>
          <wp:inline distT="114300" distB="114300" distL="114300" distR="114300" wp14:anchorId="130A78AA" wp14:editId="2DE89BB8">
            <wp:extent cx="6286500" cy="4800600"/>
            <wp:effectExtent l="0" t="0" r="1270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286500" cy="4800600"/>
                    </a:xfrm>
                    <a:prstGeom prst="rect">
                      <a:avLst/>
                    </a:prstGeom>
                    <a:ln/>
                  </pic:spPr>
                </pic:pic>
              </a:graphicData>
            </a:graphic>
          </wp:inline>
        </w:drawing>
      </w:r>
    </w:p>
    <w:p w14:paraId="5C0A113A" w14:textId="77777777" w:rsidR="007716D4" w:rsidRPr="00B91827" w:rsidRDefault="007716D4" w:rsidP="007716D4">
      <w:pPr>
        <w:pStyle w:val="Header"/>
        <w:spacing w:line="480" w:lineRule="auto"/>
      </w:pPr>
    </w:p>
    <w:p w14:paraId="67FDF755" w14:textId="6E58BB3F" w:rsidR="007716D4" w:rsidRPr="003E1B83" w:rsidRDefault="007716D4" w:rsidP="003E1B83">
      <w:pPr>
        <w:pStyle w:val="Normal1"/>
        <w:shd w:val="clear" w:color="auto" w:fill="FFFFFF"/>
        <w:spacing w:line="240" w:lineRule="auto"/>
        <w:rPr>
          <w:rFonts w:ascii="Times New Roman" w:eastAsia="Times New Roman" w:hAnsi="Times New Roman" w:cs="Times New Roman"/>
          <w:color w:val="212121"/>
          <w:sz w:val="20"/>
          <w:szCs w:val="20"/>
          <w:highlight w:val="white"/>
        </w:rPr>
      </w:pPr>
      <w:r w:rsidRPr="003E1B83">
        <w:rPr>
          <w:rFonts w:ascii="Times New Roman" w:eastAsia="Times New Roman" w:hAnsi="Times New Roman" w:cs="Times New Roman"/>
          <w:color w:val="212121"/>
          <w:sz w:val="20"/>
          <w:szCs w:val="20"/>
          <w:highlight w:val="white"/>
        </w:rPr>
        <w:t xml:space="preserve">Figure </w:t>
      </w:r>
      <w:r w:rsidR="00993E32">
        <w:rPr>
          <w:rFonts w:ascii="Times New Roman" w:eastAsia="Times New Roman" w:hAnsi="Times New Roman" w:cs="Times New Roman"/>
          <w:color w:val="212121"/>
          <w:sz w:val="20"/>
          <w:szCs w:val="20"/>
          <w:highlight w:val="white"/>
        </w:rPr>
        <w:t>7</w:t>
      </w:r>
      <w:r w:rsidRPr="003E1B83">
        <w:rPr>
          <w:rFonts w:ascii="Times New Roman" w:eastAsia="Times New Roman" w:hAnsi="Times New Roman" w:cs="Times New Roman"/>
          <w:color w:val="212121"/>
          <w:sz w:val="20"/>
          <w:szCs w:val="20"/>
          <w:highlight w:val="white"/>
        </w:rPr>
        <w:t>: Percentages of options s</w:t>
      </w:r>
      <w:r w:rsidR="00B23854" w:rsidRPr="003E1B83">
        <w:rPr>
          <w:rFonts w:ascii="Times New Roman" w:eastAsia="Times New Roman" w:hAnsi="Times New Roman" w:cs="Times New Roman"/>
          <w:color w:val="212121"/>
          <w:sz w:val="20"/>
          <w:szCs w:val="20"/>
          <w:highlight w:val="white"/>
        </w:rPr>
        <w:t xml:space="preserve">elected from </w:t>
      </w:r>
      <w:r w:rsidR="00B23854" w:rsidRPr="003E1B83">
        <w:rPr>
          <w:rFonts w:ascii="Times New Roman" w:eastAsia="Times New Roman" w:hAnsi="Times New Roman" w:cs="Times New Roman"/>
          <w:b/>
          <w:color w:val="212121"/>
          <w:sz w:val="20"/>
          <w:szCs w:val="20"/>
          <w:highlight w:val="white"/>
        </w:rPr>
        <w:t>online panel members</w:t>
      </w:r>
      <w:r w:rsidR="00776FA1">
        <w:rPr>
          <w:rFonts w:ascii="Times New Roman" w:eastAsia="Times New Roman" w:hAnsi="Times New Roman" w:cs="Times New Roman"/>
          <w:color w:val="212121"/>
          <w:sz w:val="20"/>
          <w:szCs w:val="20"/>
          <w:highlight w:val="white"/>
        </w:rPr>
        <w:t xml:space="preserve"> from each country. C</w:t>
      </w:r>
      <w:r w:rsidRPr="003E1B83">
        <w:rPr>
          <w:rFonts w:ascii="Times New Roman" w:eastAsia="Times New Roman" w:hAnsi="Times New Roman" w:cs="Times New Roman"/>
          <w:color w:val="212121"/>
          <w:sz w:val="20"/>
          <w:szCs w:val="20"/>
          <w:highlight w:val="white"/>
        </w:rPr>
        <w:t>ountries are labeled as: A). UK, B). Canada, C). US, and D). Australia.</w:t>
      </w:r>
    </w:p>
    <w:p w14:paraId="40508A11" w14:textId="77777777" w:rsidR="007716D4" w:rsidRDefault="007716D4" w:rsidP="007716D4">
      <w:pPr>
        <w:pStyle w:val="Normal1"/>
        <w:shd w:val="clear" w:color="auto" w:fill="FFFFFF"/>
        <w:spacing w:line="480" w:lineRule="auto"/>
        <w:rPr>
          <w:rFonts w:ascii="Times New Roman" w:eastAsia="Times New Roman" w:hAnsi="Times New Roman" w:cs="Times New Roman"/>
          <w:color w:val="212121"/>
          <w:sz w:val="24"/>
          <w:szCs w:val="24"/>
          <w:highlight w:val="white"/>
        </w:rPr>
      </w:pPr>
    </w:p>
    <w:p w14:paraId="6CCD738F" w14:textId="77777777" w:rsidR="007716D4" w:rsidRDefault="007716D4" w:rsidP="007716D4">
      <w:pPr>
        <w:pStyle w:val="Normal1"/>
        <w:shd w:val="clear" w:color="auto" w:fill="FFFFFF"/>
        <w:spacing w:line="480" w:lineRule="auto"/>
        <w:rPr>
          <w:rFonts w:ascii="Times New Roman" w:eastAsia="Times New Roman" w:hAnsi="Times New Roman" w:cs="Times New Roman"/>
          <w:color w:val="212121"/>
          <w:sz w:val="24"/>
          <w:szCs w:val="24"/>
          <w:highlight w:val="white"/>
        </w:rPr>
      </w:pPr>
    </w:p>
    <w:p w14:paraId="20D7166F" w14:textId="76845FEF" w:rsidR="007716D4" w:rsidRDefault="007716D4" w:rsidP="007716D4">
      <w:pPr>
        <w:pStyle w:val="Normal1"/>
        <w:shd w:val="clear" w:color="auto" w:fill="FFFFFF"/>
        <w:spacing w:line="48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noProof/>
          <w:color w:val="212121"/>
          <w:sz w:val="24"/>
          <w:szCs w:val="24"/>
          <w:highlight w:val="white"/>
          <w:lang w:val="en-US"/>
        </w:rPr>
        <w:lastRenderedPageBreak/>
        <w:drawing>
          <wp:inline distT="19050" distB="19050" distL="19050" distR="19050" wp14:anchorId="4F615C31" wp14:editId="1D39E4FC">
            <wp:extent cx="5714999" cy="4572000"/>
            <wp:effectExtent l="0" t="0" r="635"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26128" t="3200" r="17848" b="13466"/>
                    <a:stretch>
                      <a:fillRect/>
                    </a:stretch>
                  </pic:blipFill>
                  <pic:spPr>
                    <a:xfrm>
                      <a:off x="0" y="0"/>
                      <a:ext cx="5716337" cy="4573071"/>
                    </a:xfrm>
                    <a:prstGeom prst="rect">
                      <a:avLst/>
                    </a:prstGeom>
                    <a:ln/>
                  </pic:spPr>
                </pic:pic>
              </a:graphicData>
            </a:graphic>
          </wp:inline>
        </w:drawing>
      </w:r>
    </w:p>
    <w:p w14:paraId="1506692C" w14:textId="77777777" w:rsidR="007716D4" w:rsidRDefault="007716D4" w:rsidP="00FB5305">
      <w:pPr>
        <w:spacing w:line="480" w:lineRule="auto"/>
        <w:rPr>
          <w:b/>
          <w:sz w:val="24"/>
          <w:szCs w:val="24"/>
        </w:rPr>
      </w:pPr>
    </w:p>
    <w:p w14:paraId="78876389" w14:textId="71D9B0EF" w:rsidR="00DA2CEF" w:rsidRPr="003E1B83" w:rsidRDefault="00DA2CEF" w:rsidP="003E1B83">
      <w:pPr>
        <w:pStyle w:val="Normal1"/>
        <w:shd w:val="clear" w:color="auto" w:fill="FFFFFF"/>
        <w:spacing w:line="240" w:lineRule="auto"/>
        <w:rPr>
          <w:rFonts w:ascii="Times New Roman" w:eastAsia="Times New Roman" w:hAnsi="Times New Roman" w:cs="Times New Roman"/>
          <w:color w:val="212121"/>
          <w:sz w:val="20"/>
          <w:szCs w:val="20"/>
          <w:highlight w:val="white"/>
        </w:rPr>
      </w:pPr>
      <w:r w:rsidRPr="003E1B83">
        <w:rPr>
          <w:rFonts w:ascii="Times New Roman" w:eastAsia="Times New Roman" w:hAnsi="Times New Roman" w:cs="Times New Roman"/>
          <w:color w:val="212121"/>
          <w:sz w:val="20"/>
          <w:szCs w:val="20"/>
          <w:highlight w:val="white"/>
        </w:rPr>
        <w:t xml:space="preserve">Figure </w:t>
      </w:r>
      <w:r w:rsidR="00993E32">
        <w:rPr>
          <w:rFonts w:ascii="Times New Roman" w:eastAsia="Times New Roman" w:hAnsi="Times New Roman" w:cs="Times New Roman"/>
          <w:color w:val="212121"/>
          <w:sz w:val="20"/>
          <w:szCs w:val="20"/>
          <w:highlight w:val="white"/>
        </w:rPr>
        <w:t>8</w:t>
      </w:r>
      <w:r w:rsidRPr="003E1B83">
        <w:rPr>
          <w:rFonts w:ascii="Times New Roman" w:eastAsia="Times New Roman" w:hAnsi="Times New Roman" w:cs="Times New Roman"/>
          <w:color w:val="212121"/>
          <w:sz w:val="20"/>
          <w:szCs w:val="20"/>
          <w:highlight w:val="white"/>
        </w:rPr>
        <w:t xml:space="preserve">: Radar plot illustrating percentages of options selected from </w:t>
      </w:r>
      <w:r w:rsidRPr="003E1B83">
        <w:rPr>
          <w:rFonts w:ascii="Times New Roman" w:eastAsia="Times New Roman" w:hAnsi="Times New Roman" w:cs="Times New Roman"/>
          <w:b/>
          <w:color w:val="212121"/>
          <w:sz w:val="20"/>
          <w:szCs w:val="20"/>
          <w:highlight w:val="white"/>
        </w:rPr>
        <w:t xml:space="preserve">online </w:t>
      </w:r>
      <w:r w:rsidR="00592154" w:rsidRPr="003E1B83">
        <w:rPr>
          <w:rFonts w:ascii="Times New Roman" w:eastAsia="Times New Roman" w:hAnsi="Times New Roman" w:cs="Times New Roman"/>
          <w:b/>
          <w:color w:val="212121"/>
          <w:sz w:val="20"/>
          <w:szCs w:val="20"/>
          <w:highlight w:val="white"/>
        </w:rPr>
        <w:t>panel members</w:t>
      </w:r>
      <w:r w:rsidR="00592154" w:rsidRPr="003E1B83">
        <w:rPr>
          <w:rFonts w:ascii="Times New Roman" w:eastAsia="Times New Roman" w:hAnsi="Times New Roman" w:cs="Times New Roman"/>
          <w:color w:val="212121"/>
          <w:sz w:val="20"/>
          <w:szCs w:val="20"/>
          <w:highlight w:val="white"/>
        </w:rPr>
        <w:t xml:space="preserve"> </w:t>
      </w:r>
      <w:r w:rsidRPr="003E1B83">
        <w:rPr>
          <w:rFonts w:ascii="Times New Roman" w:eastAsia="Times New Roman" w:hAnsi="Times New Roman" w:cs="Times New Roman"/>
          <w:color w:val="212121"/>
          <w:sz w:val="20"/>
          <w:szCs w:val="20"/>
          <w:highlight w:val="white"/>
        </w:rPr>
        <w:t xml:space="preserve">participants from each country. </w:t>
      </w:r>
    </w:p>
    <w:p w14:paraId="063F7142" w14:textId="77777777" w:rsidR="00DA2CEF" w:rsidRDefault="00DA2CEF"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2DE6EA02"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6BF5B056"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5993D8C1" w14:textId="77777777" w:rsidR="00461F42" w:rsidRDefault="00461F42"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17EF3A0F" w14:textId="77777777" w:rsidR="00461F42" w:rsidRDefault="00461F42"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4B7AB805"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3DF27D7F"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1AC53746"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4F931209" w14:textId="1269E8C3"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r>
        <w:rPr>
          <w:rFonts w:ascii="Times New Roman" w:eastAsia="Times New Roman" w:hAnsi="Times New Roman" w:cs="Times New Roman"/>
          <w:noProof/>
          <w:color w:val="212121"/>
          <w:sz w:val="20"/>
          <w:szCs w:val="20"/>
          <w:lang w:val="en-US"/>
        </w:rPr>
        <w:lastRenderedPageBreak/>
        <w:drawing>
          <wp:inline distT="0" distB="0" distL="0" distR="0" wp14:anchorId="04134D0C" wp14:editId="168EEC2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RN_HearingcategorfiguresAug2019.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27D323" w14:textId="752BE317" w:rsidR="00461F42" w:rsidRDefault="00443DCB"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r>
        <w:rPr>
          <w:rFonts w:ascii="Times New Roman" w:eastAsia="Times New Roman" w:hAnsi="Times New Roman" w:cs="Times New Roman"/>
          <w:noProof/>
          <w:color w:val="212121"/>
          <w:sz w:val="20"/>
          <w:szCs w:val="20"/>
          <w:lang w:val="en-US"/>
        </w:rPr>
        <w:drawing>
          <wp:inline distT="0" distB="0" distL="0" distR="0" wp14:anchorId="2FB3E4D7" wp14:editId="34F98533">
            <wp:extent cx="5943600" cy="29108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RN_HCAT_figure8Aug2019.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14:paraId="0ADBC6D3" w14:textId="115B432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04071B8B" w14:textId="4F52B5C9"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1FB868E2" w14:textId="09D34EDB"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009C6139"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7AEEF91D" w14:textId="6706232C" w:rsidR="00443DCB" w:rsidRPr="003E1B83" w:rsidRDefault="00443DCB" w:rsidP="00443DCB">
      <w:pPr>
        <w:pStyle w:val="Normal1"/>
        <w:shd w:val="clear" w:color="auto" w:fill="FFFFFF"/>
        <w:spacing w:line="240" w:lineRule="auto"/>
        <w:rPr>
          <w:rFonts w:ascii="Times New Roman" w:eastAsia="Times New Roman" w:hAnsi="Times New Roman" w:cs="Times New Roman"/>
          <w:color w:val="212121"/>
          <w:sz w:val="20"/>
          <w:szCs w:val="20"/>
          <w:highlight w:val="white"/>
        </w:rPr>
      </w:pPr>
      <w:r>
        <w:rPr>
          <w:rFonts w:ascii="Times New Roman" w:eastAsia="Times New Roman" w:hAnsi="Times New Roman" w:cs="Times New Roman"/>
          <w:color w:val="212121"/>
          <w:sz w:val="20"/>
          <w:szCs w:val="20"/>
          <w:highlight w:val="white"/>
        </w:rPr>
        <w:t xml:space="preserve">Figure </w:t>
      </w:r>
      <w:r w:rsidR="00993E32">
        <w:rPr>
          <w:rFonts w:ascii="Times New Roman" w:eastAsia="Times New Roman" w:hAnsi="Times New Roman" w:cs="Times New Roman"/>
          <w:color w:val="212121"/>
          <w:sz w:val="20"/>
          <w:szCs w:val="20"/>
          <w:highlight w:val="white"/>
        </w:rPr>
        <w:t>9</w:t>
      </w:r>
      <w:r w:rsidRPr="003E1B83">
        <w:rPr>
          <w:rFonts w:ascii="Times New Roman" w:eastAsia="Times New Roman" w:hAnsi="Times New Roman" w:cs="Times New Roman"/>
          <w:color w:val="212121"/>
          <w:sz w:val="20"/>
          <w:szCs w:val="20"/>
          <w:highlight w:val="white"/>
        </w:rPr>
        <w:t>: Percentages of</w:t>
      </w:r>
      <w:r>
        <w:rPr>
          <w:rFonts w:ascii="Times New Roman" w:eastAsia="Times New Roman" w:hAnsi="Times New Roman" w:cs="Times New Roman"/>
          <w:color w:val="212121"/>
          <w:sz w:val="20"/>
          <w:szCs w:val="20"/>
          <w:highlight w:val="white"/>
        </w:rPr>
        <w:t xml:space="preserve"> options selected from </w:t>
      </w:r>
      <w:r w:rsidRPr="003E1B83">
        <w:rPr>
          <w:rFonts w:ascii="Times New Roman" w:eastAsia="Times New Roman" w:hAnsi="Times New Roman" w:cs="Times New Roman"/>
          <w:b/>
          <w:color w:val="212121"/>
          <w:sz w:val="20"/>
          <w:szCs w:val="20"/>
          <w:highlight w:val="white"/>
        </w:rPr>
        <w:t>online panel members</w:t>
      </w:r>
      <w:r w:rsidRPr="003E1B83">
        <w:rPr>
          <w:rFonts w:ascii="Times New Roman" w:eastAsia="Times New Roman" w:hAnsi="Times New Roman" w:cs="Times New Roman"/>
          <w:color w:val="212121"/>
          <w:sz w:val="20"/>
          <w:szCs w:val="20"/>
          <w:highlight w:val="white"/>
        </w:rPr>
        <w:t xml:space="preserve"> participants based on their category of hearing loss. The labels of hearing loss categories are labeled as: A). Normal, B). Mild Hearing Loss, C). Moderate Hearing Loss, D). Severe Hearing Loss. </w:t>
      </w:r>
    </w:p>
    <w:p w14:paraId="0A4A8740"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683356EC"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149A9BAD"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0A530847"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2E7149C3"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4B2779A2"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447213BE" w14:textId="77777777" w:rsidR="00461F42" w:rsidRDefault="00461F42" w:rsidP="00776FA1">
      <w:pPr>
        <w:pStyle w:val="Normal1"/>
        <w:shd w:val="clear" w:color="auto" w:fill="FFFFFF"/>
        <w:spacing w:line="240" w:lineRule="auto"/>
        <w:rPr>
          <w:rFonts w:ascii="Times New Roman" w:eastAsia="Times New Roman" w:hAnsi="Times New Roman" w:cs="Times New Roman"/>
          <w:color w:val="212121"/>
          <w:sz w:val="20"/>
          <w:szCs w:val="20"/>
          <w:highlight w:val="white"/>
        </w:rPr>
      </w:pPr>
    </w:p>
    <w:p w14:paraId="726980FF" w14:textId="0DDF1CC6" w:rsidR="00A92FED" w:rsidRDefault="00A92FED" w:rsidP="00DA2CEF">
      <w:pPr>
        <w:pStyle w:val="Normal1"/>
        <w:shd w:val="clear" w:color="auto" w:fill="FFFFFF"/>
        <w:spacing w:line="48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To determine </w:t>
      </w:r>
      <w:r w:rsidR="00B23854">
        <w:rPr>
          <w:rFonts w:ascii="Times New Roman" w:eastAsia="Times New Roman" w:hAnsi="Times New Roman" w:cs="Times New Roman"/>
          <w:color w:val="212121"/>
          <w:sz w:val="24"/>
          <w:szCs w:val="24"/>
          <w:highlight w:val="white"/>
        </w:rPr>
        <w:t xml:space="preserve">if </w:t>
      </w:r>
      <w:r>
        <w:rPr>
          <w:rFonts w:ascii="Times New Roman" w:eastAsia="Times New Roman" w:hAnsi="Times New Roman" w:cs="Times New Roman"/>
          <w:color w:val="212121"/>
          <w:sz w:val="24"/>
          <w:szCs w:val="24"/>
          <w:highlight w:val="white"/>
        </w:rPr>
        <w:t>preferences differed by age,</w:t>
      </w:r>
      <w:r w:rsidR="00592154">
        <w:rPr>
          <w:rFonts w:ascii="Times New Roman" w:eastAsia="Times New Roman" w:hAnsi="Times New Roman" w:cs="Times New Roman"/>
          <w:color w:val="212121"/>
          <w:sz w:val="24"/>
          <w:szCs w:val="24"/>
          <w:highlight w:val="white"/>
        </w:rPr>
        <w:t xml:space="preserve"> radar plots were constructed </w:t>
      </w:r>
      <w:r w:rsidR="00370108">
        <w:rPr>
          <w:rFonts w:ascii="Times New Roman" w:eastAsia="Times New Roman" w:hAnsi="Times New Roman" w:cs="Times New Roman"/>
          <w:color w:val="212121"/>
          <w:sz w:val="24"/>
          <w:szCs w:val="24"/>
          <w:highlight w:val="white"/>
        </w:rPr>
        <w:t xml:space="preserve">for </w:t>
      </w:r>
      <w:r w:rsidR="00B23854" w:rsidRPr="00B23854">
        <w:rPr>
          <w:rFonts w:ascii="Times New Roman" w:eastAsia="Times New Roman" w:hAnsi="Times New Roman" w:cs="Times New Roman"/>
          <w:b/>
          <w:color w:val="212121"/>
          <w:sz w:val="24"/>
          <w:szCs w:val="24"/>
          <w:highlight w:val="white"/>
        </w:rPr>
        <w:t>in-person</w:t>
      </w:r>
      <w:r w:rsidR="00B23854">
        <w:rPr>
          <w:rFonts w:ascii="Times New Roman" w:eastAsia="Times New Roman" w:hAnsi="Times New Roman" w:cs="Times New Roman"/>
          <w:b/>
          <w:color w:val="212121"/>
          <w:sz w:val="24"/>
          <w:szCs w:val="24"/>
          <w:highlight w:val="white"/>
        </w:rPr>
        <w:t xml:space="preserve"> </w:t>
      </w:r>
      <w:r w:rsidR="00B23854" w:rsidRPr="00B23854">
        <w:rPr>
          <w:rFonts w:ascii="Times New Roman" w:eastAsia="Times New Roman" w:hAnsi="Times New Roman" w:cs="Times New Roman"/>
          <w:color w:val="212121"/>
          <w:sz w:val="24"/>
          <w:szCs w:val="24"/>
          <w:highlight w:val="white"/>
        </w:rPr>
        <w:t xml:space="preserve">(Figure </w:t>
      </w:r>
      <w:r w:rsidR="00993E32">
        <w:rPr>
          <w:rFonts w:ascii="Times New Roman" w:eastAsia="Times New Roman" w:hAnsi="Times New Roman" w:cs="Times New Roman"/>
          <w:color w:val="212121"/>
          <w:sz w:val="24"/>
          <w:szCs w:val="24"/>
          <w:highlight w:val="white"/>
        </w:rPr>
        <w:t>10</w:t>
      </w:r>
      <w:r w:rsidR="00B23854" w:rsidRPr="00B23854">
        <w:rPr>
          <w:rFonts w:ascii="Times New Roman" w:eastAsia="Times New Roman" w:hAnsi="Times New Roman" w:cs="Times New Roman"/>
          <w:color w:val="212121"/>
          <w:sz w:val="24"/>
          <w:szCs w:val="24"/>
          <w:highlight w:val="white"/>
        </w:rPr>
        <w:t>)</w:t>
      </w:r>
      <w:r w:rsidR="00B23854">
        <w:rPr>
          <w:rFonts w:ascii="Times New Roman" w:eastAsia="Times New Roman" w:hAnsi="Times New Roman" w:cs="Times New Roman"/>
          <w:b/>
          <w:color w:val="212121"/>
          <w:sz w:val="24"/>
          <w:szCs w:val="24"/>
          <w:highlight w:val="white"/>
        </w:rPr>
        <w:t xml:space="preserve"> </w:t>
      </w:r>
      <w:r w:rsidR="00B23854">
        <w:rPr>
          <w:rFonts w:ascii="Times New Roman" w:eastAsia="Times New Roman" w:hAnsi="Times New Roman" w:cs="Times New Roman"/>
          <w:color w:val="212121"/>
          <w:sz w:val="24"/>
          <w:szCs w:val="24"/>
          <w:highlight w:val="white"/>
        </w:rPr>
        <w:t xml:space="preserve"> and </w:t>
      </w:r>
      <w:r w:rsidR="00B23854" w:rsidRPr="00B23854">
        <w:rPr>
          <w:rFonts w:ascii="Times New Roman" w:eastAsia="Times New Roman" w:hAnsi="Times New Roman" w:cs="Times New Roman"/>
          <w:b/>
          <w:color w:val="212121"/>
          <w:sz w:val="24"/>
          <w:szCs w:val="24"/>
          <w:highlight w:val="white"/>
        </w:rPr>
        <w:t>online panel members</w:t>
      </w:r>
      <w:r w:rsidR="00B23854">
        <w:rPr>
          <w:rFonts w:ascii="Times New Roman" w:eastAsia="Times New Roman" w:hAnsi="Times New Roman" w:cs="Times New Roman"/>
          <w:color w:val="212121"/>
          <w:sz w:val="24"/>
          <w:szCs w:val="24"/>
          <w:highlight w:val="white"/>
        </w:rPr>
        <w:t xml:space="preserve"> </w:t>
      </w:r>
      <w:r w:rsidR="00B23854" w:rsidRPr="00B23854">
        <w:rPr>
          <w:rFonts w:ascii="Times New Roman" w:eastAsia="Times New Roman" w:hAnsi="Times New Roman" w:cs="Times New Roman"/>
          <w:color w:val="212121"/>
          <w:sz w:val="24"/>
          <w:szCs w:val="24"/>
          <w:highlight w:val="white"/>
        </w:rPr>
        <w:t xml:space="preserve">(Figure </w:t>
      </w:r>
      <w:r w:rsidR="005F648A">
        <w:rPr>
          <w:rFonts w:ascii="Times New Roman" w:eastAsia="Times New Roman" w:hAnsi="Times New Roman" w:cs="Times New Roman"/>
          <w:color w:val="212121"/>
          <w:sz w:val="24"/>
          <w:szCs w:val="24"/>
          <w:highlight w:val="white"/>
        </w:rPr>
        <w:t>1</w:t>
      </w:r>
      <w:r w:rsidR="00993E32">
        <w:rPr>
          <w:rFonts w:ascii="Times New Roman" w:eastAsia="Times New Roman" w:hAnsi="Times New Roman" w:cs="Times New Roman"/>
          <w:color w:val="212121"/>
          <w:sz w:val="24"/>
          <w:szCs w:val="24"/>
          <w:highlight w:val="white"/>
        </w:rPr>
        <w:t>1</w:t>
      </w:r>
      <w:r w:rsidR="00B23854" w:rsidRPr="00B23854">
        <w:rPr>
          <w:rFonts w:ascii="Times New Roman" w:eastAsia="Times New Roman" w:hAnsi="Times New Roman" w:cs="Times New Roman"/>
          <w:color w:val="212121"/>
          <w:sz w:val="24"/>
          <w:szCs w:val="24"/>
          <w:highlight w:val="white"/>
        </w:rPr>
        <w:t>)</w:t>
      </w:r>
    </w:p>
    <w:p w14:paraId="5C1C4960" w14:textId="77777777" w:rsidR="00A92FED" w:rsidRDefault="00A92FED" w:rsidP="00DA2CEF">
      <w:pPr>
        <w:pStyle w:val="Normal1"/>
        <w:shd w:val="clear" w:color="auto" w:fill="FFFFFF"/>
        <w:spacing w:line="480" w:lineRule="auto"/>
        <w:rPr>
          <w:rFonts w:ascii="Times New Roman" w:eastAsia="Times New Roman" w:hAnsi="Times New Roman" w:cs="Times New Roman"/>
          <w:color w:val="212121"/>
          <w:sz w:val="24"/>
          <w:szCs w:val="24"/>
          <w:highlight w:val="white"/>
        </w:rPr>
      </w:pPr>
    </w:p>
    <w:p w14:paraId="730A28F0" w14:textId="3FA0F10F" w:rsidR="00B23854" w:rsidRPr="003E1B83" w:rsidRDefault="00BE074C" w:rsidP="00DA2CEF">
      <w:pPr>
        <w:pStyle w:val="Normal1"/>
        <w:shd w:val="clear" w:color="auto" w:fill="FFFFFF"/>
        <w:spacing w:line="480" w:lineRule="auto"/>
        <w:rPr>
          <w:rFonts w:ascii="Times New Roman" w:eastAsia="Times New Roman" w:hAnsi="Times New Roman" w:cs="Times New Roman"/>
          <w:color w:val="212121"/>
          <w:sz w:val="24"/>
          <w:szCs w:val="24"/>
          <w:highlight w:val="white"/>
        </w:rPr>
      </w:pPr>
      <w:r w:rsidRPr="005F648A">
        <w:rPr>
          <w:rFonts w:ascii="Times New Roman" w:eastAsia="Times New Roman" w:hAnsi="Times New Roman" w:cs="Times New Roman"/>
          <w:noProof/>
          <w:color w:val="212121"/>
          <w:sz w:val="24"/>
          <w:szCs w:val="24"/>
          <w:highlight w:val="white"/>
          <w:lang w:val="en-US"/>
        </w:rPr>
        <w:drawing>
          <wp:inline distT="0" distB="0" distL="0" distR="0" wp14:anchorId="72F66006" wp14:editId="3C097533">
            <wp:extent cx="5427133" cy="4159885"/>
            <wp:effectExtent l="0" t="0" r="8890" b="571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3"/>
                    <a:srcRect l="9454" r="10789"/>
                    <a:stretch/>
                  </pic:blipFill>
                  <pic:spPr bwMode="auto">
                    <a:xfrm>
                      <a:off x="0" y="0"/>
                      <a:ext cx="5440058" cy="4169792"/>
                    </a:xfrm>
                    <a:prstGeom prst="rect">
                      <a:avLst/>
                    </a:prstGeom>
                    <a:ln>
                      <a:noFill/>
                    </a:ln>
                    <a:extLst>
                      <a:ext uri="{53640926-AAD7-44d8-BBD7-CCE9431645EC}">
                        <a14:shadowObscured xmlns:a14="http://schemas.microsoft.com/office/drawing/2010/main"/>
                      </a:ext>
                    </a:extLst>
                  </pic:spPr>
                </pic:pic>
              </a:graphicData>
            </a:graphic>
          </wp:inline>
        </w:drawing>
      </w:r>
    </w:p>
    <w:p w14:paraId="69B520CC" w14:textId="77777777" w:rsidR="00B23854" w:rsidRDefault="00B23854"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521350DA" w14:textId="68FFC85E" w:rsidR="00A92FED" w:rsidRDefault="00B23854"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r w:rsidRPr="003E1B83">
        <w:rPr>
          <w:rFonts w:ascii="Times New Roman" w:eastAsia="Times New Roman" w:hAnsi="Times New Roman" w:cs="Times New Roman"/>
          <w:b/>
          <w:color w:val="212121"/>
          <w:sz w:val="20"/>
          <w:szCs w:val="20"/>
          <w:highlight w:val="white"/>
        </w:rPr>
        <w:t xml:space="preserve">Figure </w:t>
      </w:r>
      <w:r w:rsidR="005F648A">
        <w:rPr>
          <w:rFonts w:ascii="Times New Roman" w:eastAsia="Times New Roman" w:hAnsi="Times New Roman" w:cs="Times New Roman"/>
          <w:b/>
          <w:color w:val="212121"/>
          <w:sz w:val="20"/>
          <w:szCs w:val="20"/>
          <w:highlight w:val="white"/>
        </w:rPr>
        <w:t>10</w:t>
      </w:r>
      <w:r w:rsidR="003E1B83" w:rsidRPr="003E1B83">
        <w:rPr>
          <w:rFonts w:ascii="Times New Roman" w:eastAsia="Times New Roman" w:hAnsi="Times New Roman" w:cs="Times New Roman"/>
          <w:b/>
          <w:color w:val="212121"/>
          <w:sz w:val="20"/>
          <w:szCs w:val="20"/>
          <w:highlight w:val="white"/>
        </w:rPr>
        <w:t xml:space="preserve">. </w:t>
      </w:r>
      <w:r w:rsidR="003E1B83" w:rsidRPr="003E1B83">
        <w:rPr>
          <w:rFonts w:ascii="Times New Roman" w:eastAsia="Times New Roman" w:hAnsi="Times New Roman" w:cs="Times New Roman"/>
          <w:color w:val="212121"/>
          <w:sz w:val="20"/>
          <w:szCs w:val="20"/>
          <w:highlight w:val="white"/>
        </w:rPr>
        <w:t xml:space="preserve"> Radar plots showing </w:t>
      </w:r>
      <w:r w:rsidR="003E1B83" w:rsidRPr="003E1B83">
        <w:rPr>
          <w:rFonts w:ascii="Times New Roman" w:eastAsia="Times New Roman" w:hAnsi="Times New Roman" w:cs="Times New Roman"/>
          <w:b/>
          <w:color w:val="212121"/>
          <w:sz w:val="20"/>
          <w:szCs w:val="20"/>
          <w:highlight w:val="white"/>
        </w:rPr>
        <w:t xml:space="preserve">in-person </w:t>
      </w:r>
      <w:r w:rsidR="00776FA1" w:rsidRPr="00776FA1">
        <w:rPr>
          <w:rFonts w:ascii="Times New Roman" w:eastAsia="Times New Roman" w:hAnsi="Times New Roman" w:cs="Times New Roman"/>
          <w:color w:val="212121"/>
          <w:sz w:val="20"/>
          <w:szCs w:val="20"/>
          <w:highlight w:val="white"/>
        </w:rPr>
        <w:t>preferences</w:t>
      </w:r>
      <w:r w:rsidR="00776FA1">
        <w:rPr>
          <w:rFonts w:ascii="Times New Roman" w:eastAsia="Times New Roman" w:hAnsi="Times New Roman" w:cs="Times New Roman"/>
          <w:b/>
          <w:color w:val="212121"/>
          <w:sz w:val="20"/>
          <w:szCs w:val="20"/>
          <w:highlight w:val="white"/>
        </w:rPr>
        <w:t xml:space="preserve"> </w:t>
      </w:r>
      <w:r w:rsidR="003E1B83" w:rsidRPr="003E1B83">
        <w:rPr>
          <w:rFonts w:ascii="Times New Roman" w:eastAsia="Times New Roman" w:hAnsi="Times New Roman" w:cs="Times New Roman"/>
          <w:color w:val="212121"/>
          <w:sz w:val="20"/>
          <w:szCs w:val="20"/>
          <w:highlight w:val="white"/>
        </w:rPr>
        <w:t>according to age</w:t>
      </w:r>
      <w:r w:rsidR="003E1B83">
        <w:rPr>
          <w:rFonts w:ascii="Times New Roman" w:eastAsia="Times New Roman" w:hAnsi="Times New Roman" w:cs="Times New Roman"/>
          <w:color w:val="212121"/>
          <w:sz w:val="24"/>
          <w:szCs w:val="24"/>
          <w:highlight w:val="white"/>
        </w:rPr>
        <w:t>.</w:t>
      </w:r>
    </w:p>
    <w:p w14:paraId="2E45E7F4" w14:textId="77777777" w:rsidR="00B23854" w:rsidRDefault="00B23854"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1AEBA4FB" w14:textId="7C6CF538" w:rsidR="00B23854" w:rsidRDefault="00B2476A"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r w:rsidRPr="00707463">
        <w:rPr>
          <w:rFonts w:ascii="Times New Roman" w:eastAsia="Times New Roman" w:hAnsi="Times New Roman" w:cs="Times New Roman"/>
          <w:b/>
          <w:noProof/>
          <w:color w:val="212121"/>
          <w:sz w:val="24"/>
          <w:szCs w:val="24"/>
          <w:highlight w:val="white"/>
          <w:lang w:val="en-US"/>
        </w:rPr>
        <w:lastRenderedPageBreak/>
        <w:drawing>
          <wp:inline distT="0" distB="0" distL="0" distR="0" wp14:anchorId="7B0870C8" wp14:editId="7DCAB189">
            <wp:extent cx="5960533" cy="5747282"/>
            <wp:effectExtent l="0" t="0" r="889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4"/>
                    <a:srcRect l="18191" r="18408"/>
                    <a:stretch/>
                  </pic:blipFill>
                  <pic:spPr bwMode="auto">
                    <a:xfrm>
                      <a:off x="0" y="0"/>
                      <a:ext cx="5961564" cy="5748276"/>
                    </a:xfrm>
                    <a:prstGeom prst="rect">
                      <a:avLst/>
                    </a:prstGeom>
                    <a:ln>
                      <a:noFill/>
                    </a:ln>
                    <a:extLst>
                      <a:ext uri="{53640926-AAD7-44d8-BBD7-CCE9431645EC}">
                        <a14:shadowObscured xmlns:a14="http://schemas.microsoft.com/office/drawing/2010/main"/>
                      </a:ext>
                    </a:extLst>
                  </pic:spPr>
                </pic:pic>
              </a:graphicData>
            </a:graphic>
          </wp:inline>
        </w:drawing>
      </w:r>
    </w:p>
    <w:p w14:paraId="3F2706C9" w14:textId="21FA8FA6" w:rsidR="00B23854" w:rsidRDefault="00B23854"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37D42CCE" w14:textId="77777777" w:rsidR="00B23854" w:rsidRDefault="00B23854"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2D6F7878" w14:textId="46AA0177" w:rsidR="003E1B83" w:rsidRDefault="00B23854" w:rsidP="003E1B83">
      <w:pPr>
        <w:pStyle w:val="Normal1"/>
        <w:shd w:val="clear" w:color="auto" w:fill="FFFFFF"/>
        <w:spacing w:line="48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Figure </w:t>
      </w:r>
      <w:r w:rsidR="00993E32">
        <w:rPr>
          <w:rFonts w:ascii="Times New Roman" w:eastAsia="Times New Roman" w:hAnsi="Times New Roman" w:cs="Times New Roman"/>
          <w:b/>
          <w:color w:val="212121"/>
          <w:sz w:val="24"/>
          <w:szCs w:val="24"/>
          <w:highlight w:val="white"/>
        </w:rPr>
        <w:t>11</w:t>
      </w:r>
      <w:r w:rsidR="003E1B83">
        <w:rPr>
          <w:rFonts w:ascii="Times New Roman" w:eastAsia="Times New Roman" w:hAnsi="Times New Roman" w:cs="Times New Roman"/>
          <w:b/>
          <w:color w:val="212121"/>
          <w:sz w:val="24"/>
          <w:szCs w:val="24"/>
          <w:highlight w:val="white"/>
        </w:rPr>
        <w:t xml:space="preserve">. </w:t>
      </w:r>
      <w:r w:rsidR="003E1B83" w:rsidRPr="003E1B83">
        <w:rPr>
          <w:rFonts w:ascii="Times New Roman" w:eastAsia="Times New Roman" w:hAnsi="Times New Roman" w:cs="Times New Roman"/>
          <w:color w:val="212121"/>
          <w:sz w:val="20"/>
          <w:szCs w:val="20"/>
          <w:highlight w:val="white"/>
        </w:rPr>
        <w:t xml:space="preserve"> Radar plots showing </w:t>
      </w:r>
      <w:r w:rsidR="00776FA1">
        <w:rPr>
          <w:rFonts w:ascii="Times New Roman" w:eastAsia="Times New Roman" w:hAnsi="Times New Roman" w:cs="Times New Roman"/>
          <w:b/>
          <w:color w:val="212121"/>
          <w:sz w:val="20"/>
          <w:szCs w:val="20"/>
          <w:highlight w:val="white"/>
        </w:rPr>
        <w:t>online panel member responses</w:t>
      </w:r>
      <w:r w:rsidR="003E1B83" w:rsidRPr="003E1B83">
        <w:rPr>
          <w:rFonts w:ascii="Times New Roman" w:eastAsia="Times New Roman" w:hAnsi="Times New Roman" w:cs="Times New Roman"/>
          <w:b/>
          <w:color w:val="212121"/>
          <w:sz w:val="20"/>
          <w:szCs w:val="20"/>
          <w:highlight w:val="white"/>
        </w:rPr>
        <w:t xml:space="preserve"> </w:t>
      </w:r>
      <w:r w:rsidR="003E1B83" w:rsidRPr="003E1B83">
        <w:rPr>
          <w:rFonts w:ascii="Times New Roman" w:eastAsia="Times New Roman" w:hAnsi="Times New Roman" w:cs="Times New Roman"/>
          <w:color w:val="212121"/>
          <w:sz w:val="20"/>
          <w:szCs w:val="20"/>
          <w:highlight w:val="white"/>
        </w:rPr>
        <w:t>according to age</w:t>
      </w:r>
      <w:r w:rsidR="003E1B83">
        <w:rPr>
          <w:rFonts w:ascii="Times New Roman" w:eastAsia="Times New Roman" w:hAnsi="Times New Roman" w:cs="Times New Roman"/>
          <w:color w:val="212121"/>
          <w:sz w:val="24"/>
          <w:szCs w:val="24"/>
          <w:highlight w:val="white"/>
        </w:rPr>
        <w:t>.</w:t>
      </w:r>
    </w:p>
    <w:p w14:paraId="454127D1" w14:textId="47D765F6" w:rsidR="00B23854" w:rsidRDefault="00B23854"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60C85F75"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6DBC2991"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66937EC2"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451C6785" w14:textId="77777777" w:rsidR="00776FA1" w:rsidRDefault="00776FA1" w:rsidP="00DA2CEF">
      <w:pPr>
        <w:pStyle w:val="Normal1"/>
        <w:shd w:val="clear" w:color="auto" w:fill="FFFFFF"/>
        <w:spacing w:line="480" w:lineRule="auto"/>
        <w:rPr>
          <w:rFonts w:ascii="Times New Roman" w:eastAsia="Times New Roman" w:hAnsi="Times New Roman" w:cs="Times New Roman"/>
          <w:b/>
          <w:color w:val="212121"/>
          <w:sz w:val="24"/>
          <w:szCs w:val="24"/>
          <w:highlight w:val="white"/>
        </w:rPr>
      </w:pPr>
    </w:p>
    <w:p w14:paraId="03F180C8" w14:textId="7EC41330" w:rsidR="00271329" w:rsidRPr="00322441" w:rsidRDefault="00271329" w:rsidP="00FB5305">
      <w:pPr>
        <w:spacing w:line="480" w:lineRule="auto"/>
        <w:rPr>
          <w:sz w:val="28"/>
          <w:szCs w:val="28"/>
        </w:rPr>
      </w:pPr>
    </w:p>
    <w:sectPr w:rsidR="00271329" w:rsidRPr="00322441" w:rsidSect="005111FC">
      <w:footerReference w:type="even" r:id="rId25"/>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Tremblay Admin" w:date="2020-07-24T15:34:00Z" w:initials="TA">
    <w:p w14:paraId="71606CC2" w14:textId="7665BD92" w:rsidR="00993E32" w:rsidRDefault="00993E32">
      <w:pPr>
        <w:pStyle w:val="CommentText"/>
      </w:pPr>
      <w:r>
        <w:rPr>
          <w:rStyle w:val="CommentReference"/>
        </w:rPr>
        <w:annotationRef/>
      </w:r>
      <w:r>
        <w:t>We are off by 60 compared to the total shown in Table 1. See highlighted in yellow.</w:t>
      </w:r>
    </w:p>
    <w:p w14:paraId="7B2C7C53" w14:textId="77777777" w:rsidR="00993E32" w:rsidRDefault="00993E32">
      <w:pPr>
        <w:pStyle w:val="CommentText"/>
      </w:pPr>
    </w:p>
    <w:p w14:paraId="74AA6D97" w14:textId="1A1EAB49" w:rsidR="00993E32" w:rsidRDefault="00993E32">
      <w:pPr>
        <w:pStyle w:val="CommentText"/>
      </w:pPr>
      <w:r>
        <w:t>Can you confirm that the Table you created and inserted here was only for people who answered Q#41 and that’s why it’s close to 9572? It’s not for the total the 10, 282 people who answered the demographic questions.</w:t>
      </w:r>
    </w:p>
    <w:p w14:paraId="5BEE0AA5" w14:textId="77777777" w:rsidR="00993E32" w:rsidRDefault="00993E32">
      <w:pPr>
        <w:pStyle w:val="CommentText"/>
      </w:pPr>
    </w:p>
    <w:p w14:paraId="561B4BCF" w14:textId="5E36C663" w:rsidR="00993E32" w:rsidRDefault="00993E32">
      <w:pPr>
        <w:pStyle w:val="CommentText"/>
      </w:pPr>
      <w:r>
        <w:t>Do you think we need a table that includes the breakdown of all people who completed demographic question re: ethnicity?</w:t>
      </w:r>
    </w:p>
  </w:comment>
  <w:comment w:id="4" w:author="Tremblay Admin" w:date="2020-07-23T13:33:00Z" w:initials="TA">
    <w:p w14:paraId="593D0191" w14:textId="743C7040" w:rsidR="00993E32" w:rsidRDefault="00993E32">
      <w:pPr>
        <w:pStyle w:val="CommentText"/>
      </w:pPr>
      <w:r>
        <w:rPr>
          <w:rStyle w:val="CommentReference"/>
        </w:rPr>
        <w:annotationRef/>
      </w:r>
      <w:r>
        <w:t>These #s need to be updated too.</w:t>
      </w:r>
    </w:p>
    <w:p w14:paraId="1C615957" w14:textId="77777777" w:rsidR="00993E32" w:rsidRDefault="00993E32">
      <w:pPr>
        <w:pStyle w:val="CommentText"/>
      </w:pPr>
    </w:p>
    <w:p w14:paraId="5DAD239D" w14:textId="563C230A" w:rsidR="00993E32" w:rsidRDefault="00993E32">
      <w:pPr>
        <w:pStyle w:val="CommentText"/>
      </w:pPr>
      <w:r>
        <w:t>See attached Excel chart</w:t>
      </w:r>
    </w:p>
  </w:comment>
  <w:comment w:id="13" w:author="MKPF" w:date="2019-08-30T00:11:00Z" w:initials="MOU">
    <w:p w14:paraId="2AA65C27" w14:textId="1A899CDA" w:rsidR="00993E32" w:rsidRDefault="00993E32">
      <w:pPr>
        <w:pStyle w:val="CommentText"/>
      </w:pPr>
      <w:r>
        <w:rPr>
          <w:rStyle w:val="CommentReference"/>
        </w:rPr>
        <w:annotationRef/>
      </w:r>
      <w:r>
        <w:t>So what threshold was used to compute the average if the limit of the equipment was reached?</w:t>
      </w:r>
    </w:p>
  </w:comment>
  <w:comment w:id="12" w:author="Tremblay Admin" w:date="2020-07-24T16:59:00Z" w:initials="TA">
    <w:p w14:paraId="0987565A" w14:textId="523E2D74" w:rsidR="00993E32" w:rsidRDefault="00993E32">
      <w:pPr>
        <w:pStyle w:val="CommentText"/>
      </w:pPr>
      <w:r>
        <w:rPr>
          <w:rStyle w:val="CommentReference"/>
        </w:rPr>
        <w:annotationRef/>
      </w:r>
      <w:r>
        <w:t>Michael – can you answer this question?</w:t>
      </w:r>
    </w:p>
  </w:comment>
  <w:comment w:id="25" w:author="Tremblay Admin" w:date="2020-07-25T21:52:00Z" w:initials="TA">
    <w:p w14:paraId="5B1C9223" w14:textId="73BA9ED7" w:rsidR="000741ED" w:rsidRDefault="000741ED">
      <w:pPr>
        <w:pStyle w:val="CommentText"/>
      </w:pPr>
      <w:r>
        <w:rPr>
          <w:rStyle w:val="CommentReference"/>
        </w:rPr>
        <w:annotationRef/>
      </w:r>
      <w:r>
        <w:t>Michael, you sent these to me but I wasn’t sure if they’re from the inperson or online person datasets. They weren’t labeled.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2A779F" w15:done="0"/>
  <w15:commentEx w15:paraId="16735D9F" w15:done="0"/>
  <w15:commentEx w15:paraId="32E3FAAB" w15:done="0"/>
  <w15:commentEx w15:paraId="0B0CAA30" w15:done="0"/>
  <w15:commentEx w15:paraId="4F4118AB" w15:done="0"/>
  <w15:commentEx w15:paraId="32772732" w15:done="0"/>
  <w15:commentEx w15:paraId="49F48F93" w15:done="0"/>
  <w15:commentEx w15:paraId="0F2B6E0D" w15:done="0"/>
  <w15:commentEx w15:paraId="25563746" w15:done="0"/>
  <w15:commentEx w15:paraId="4B7AAED6" w15:done="0"/>
  <w15:commentEx w15:paraId="4BE2198A" w15:done="0"/>
  <w15:commentEx w15:paraId="4D9E01A4" w15:done="0"/>
  <w15:commentEx w15:paraId="67185ADD" w15:done="0"/>
  <w15:commentEx w15:paraId="46199D81" w15:done="0"/>
  <w15:commentEx w15:paraId="6098B0F7" w15:done="0"/>
  <w15:commentEx w15:paraId="1B6D7FD6" w15:done="0"/>
  <w15:commentEx w15:paraId="0C7F1D18" w15:done="0"/>
  <w15:commentEx w15:paraId="788431A1" w15:done="0"/>
  <w15:commentEx w15:paraId="2A448D27" w15:done="0"/>
  <w15:commentEx w15:paraId="3E89EF3D" w15:done="0"/>
  <w15:commentEx w15:paraId="08DCB9E9" w15:done="0"/>
  <w15:commentEx w15:paraId="097DB557" w15:done="0"/>
  <w15:commentEx w15:paraId="619E25FF" w15:done="0"/>
  <w15:commentEx w15:paraId="05903990" w15:done="0"/>
  <w15:commentEx w15:paraId="2AA65C27" w15:done="0"/>
  <w15:commentEx w15:paraId="27DC5264" w15:done="0"/>
  <w15:commentEx w15:paraId="4DE99AC2" w15:done="0"/>
  <w15:commentEx w15:paraId="2B7674E8" w15:done="0"/>
  <w15:commentEx w15:paraId="7F78787A" w15:done="0"/>
  <w15:commentEx w15:paraId="036F9508" w15:done="0"/>
  <w15:commentEx w15:paraId="23BE1D8E" w15:paraIdParent="036F9508" w15:done="0"/>
  <w15:commentEx w15:paraId="494F6A12" w15:done="0"/>
  <w15:commentEx w15:paraId="1E906E1C" w15:paraIdParent="494F6A12" w15:done="0"/>
  <w15:commentEx w15:paraId="6EC88DD6" w15:done="0"/>
  <w15:commentEx w15:paraId="4ABC237B" w15:paraIdParent="6EC88DD6" w15:done="0"/>
  <w15:commentEx w15:paraId="1E7489C9" w15:done="0"/>
  <w15:commentEx w15:paraId="004A689C" w15:done="0"/>
  <w15:commentEx w15:paraId="4855B5E9" w15:paraIdParent="004A689C" w15:done="0"/>
  <w15:commentEx w15:paraId="69E230EA" w15:done="0"/>
  <w15:commentEx w15:paraId="4505C01A" w15:done="0"/>
  <w15:commentEx w15:paraId="3492175F" w15:paraIdParent="4505C01A" w15:done="0"/>
  <w15:commentEx w15:paraId="1D7A57B2" w15:done="0"/>
  <w15:commentEx w15:paraId="4B460ACA" w15:paraIdParent="1D7A57B2" w15:done="0"/>
  <w15:commentEx w15:paraId="6EA16A7D" w15:done="0"/>
  <w15:commentEx w15:paraId="78724795" w15:paraIdParent="6EA16A7D" w15:done="0"/>
  <w15:commentEx w15:paraId="5E7AF66D" w15:done="0"/>
  <w15:commentEx w15:paraId="330577D7" w15:paraIdParent="5E7AF66D" w15:done="0"/>
  <w15:commentEx w15:paraId="1E2178C6" w15:done="0"/>
  <w15:commentEx w15:paraId="58C5E7A3" w15:done="0"/>
  <w15:commentEx w15:paraId="5A70EA52" w15:done="0"/>
  <w15:commentEx w15:paraId="306D6AD2" w15:done="0"/>
  <w15:commentEx w15:paraId="41F2EF59" w15:done="0"/>
  <w15:commentEx w15:paraId="703CB04B" w15:done="0"/>
  <w15:commentEx w15:paraId="49BA1E07" w15:done="0"/>
  <w15:commentEx w15:paraId="15CA8CE5" w15:done="0"/>
  <w15:commentEx w15:paraId="42762FE3" w15:done="0"/>
  <w15:commentEx w15:paraId="4B806280" w15:done="0"/>
  <w15:commentEx w15:paraId="1C27ED18" w15:done="0"/>
  <w15:commentEx w15:paraId="3BC9281D" w15:done="0"/>
  <w15:commentEx w15:paraId="1B5EF9A9" w15:done="0"/>
  <w15:commentEx w15:paraId="008121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37FF" w16cex:dateUtc="2020-03-31T20:43:00Z"/>
  <w16cex:commentExtensible w16cex:durableId="222E3B16" w16cex:dateUtc="2020-03-31T20:56:00Z"/>
  <w16cex:commentExtensible w16cex:durableId="222E3B49" w16cex:dateUtc="2020-03-31T20:57:00Z"/>
  <w16cex:commentExtensible w16cex:durableId="222E3C74" w16cex:dateUtc="2020-03-31T21:02:00Z"/>
  <w16cex:commentExtensible w16cex:durableId="222E3E5F" w16cex:dateUtc="2020-03-31T2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2A779F" w16cid:durableId="2112D26D"/>
  <w16cid:commentId w16cid:paraId="16735D9F" w16cid:durableId="222E363E"/>
  <w16cid:commentId w16cid:paraId="32E3FAAB" w16cid:durableId="222E363F"/>
  <w16cid:commentId w16cid:paraId="0B0CAA30" w16cid:durableId="2112D41A"/>
  <w16cid:commentId w16cid:paraId="4F4118AB" w16cid:durableId="2112D4CE"/>
  <w16cid:commentId w16cid:paraId="32772732" w16cid:durableId="2112D598"/>
  <w16cid:commentId w16cid:paraId="49F48F93" w16cid:durableId="222E3643"/>
  <w16cid:commentId w16cid:paraId="0F2B6E0D" w16cid:durableId="222E3644"/>
  <w16cid:commentId w16cid:paraId="25563746" w16cid:durableId="2112D5B7"/>
  <w16cid:commentId w16cid:paraId="4B7AAED6" w16cid:durableId="2112D66A"/>
  <w16cid:commentId w16cid:paraId="4BE2198A" w16cid:durableId="2112D736"/>
  <w16cid:commentId w16cid:paraId="4D9E01A4" w16cid:durableId="222E3648"/>
  <w16cid:commentId w16cid:paraId="67185ADD" w16cid:durableId="222E37FF"/>
  <w16cid:commentId w16cid:paraId="46199D81" w16cid:durableId="222E3649"/>
  <w16cid:commentId w16cid:paraId="6098B0F7" w16cid:durableId="2112DA79"/>
  <w16cid:commentId w16cid:paraId="1B6D7FD6" w16cid:durableId="2112DA99"/>
  <w16cid:commentId w16cid:paraId="0C7F1D18" w16cid:durableId="2112DB77"/>
  <w16cid:commentId w16cid:paraId="788431A1" w16cid:durableId="2112DD86"/>
  <w16cid:commentId w16cid:paraId="2A448D27" w16cid:durableId="2112DD03"/>
  <w16cid:commentId w16cid:paraId="3E89EF3D" w16cid:durableId="2112DF0A"/>
  <w16cid:commentId w16cid:paraId="08DCB9E9" w16cid:durableId="2112DFDE"/>
  <w16cid:commentId w16cid:paraId="097DB557" w16cid:durableId="222E3B16"/>
  <w16cid:commentId w16cid:paraId="619E25FF" w16cid:durableId="222E3651"/>
  <w16cid:commentId w16cid:paraId="05903990" w16cid:durableId="2112E824"/>
  <w16cid:commentId w16cid:paraId="2AA65C27" w16cid:durableId="2112E843"/>
  <w16cid:commentId w16cid:paraId="27DC5264" w16cid:durableId="2112E8B4"/>
  <w16cid:commentId w16cid:paraId="4DE99AC2" w16cid:durableId="222E3B49"/>
  <w16cid:commentId w16cid:paraId="2B7674E8" w16cid:durableId="222E3655"/>
  <w16cid:commentId w16cid:paraId="7F78787A" w16cid:durableId="2112E96F"/>
  <w16cid:commentId w16cid:paraId="036F9508" w16cid:durableId="2112E9E0"/>
  <w16cid:commentId w16cid:paraId="23BE1D8E" w16cid:durableId="222E3658"/>
  <w16cid:commentId w16cid:paraId="494F6A12" w16cid:durableId="2112E9AB"/>
  <w16cid:commentId w16cid:paraId="1E906E1C" w16cid:durableId="222E365A"/>
  <w16cid:commentId w16cid:paraId="6EC88DD6" w16cid:durableId="2112EA05"/>
  <w16cid:commentId w16cid:paraId="4ABC237B" w16cid:durableId="222E365C"/>
  <w16cid:commentId w16cid:paraId="1E7489C9" w16cid:durableId="2112EA18"/>
  <w16cid:commentId w16cid:paraId="004A689C" w16cid:durableId="2112EA68"/>
  <w16cid:commentId w16cid:paraId="4855B5E9" w16cid:durableId="222E365F"/>
  <w16cid:commentId w16cid:paraId="69E230EA" w16cid:durableId="222E3C74"/>
  <w16cid:commentId w16cid:paraId="4505C01A" w16cid:durableId="2112EABC"/>
  <w16cid:commentId w16cid:paraId="3492175F" w16cid:durableId="222E3661"/>
  <w16cid:commentId w16cid:paraId="1D7A57B2" w16cid:durableId="2112EA94"/>
  <w16cid:commentId w16cid:paraId="4B460ACA" w16cid:durableId="222E3663"/>
  <w16cid:commentId w16cid:paraId="6EA16A7D" w16cid:durableId="2112EB16"/>
  <w16cid:commentId w16cid:paraId="78724795" w16cid:durableId="222E3665"/>
  <w16cid:commentId w16cid:paraId="5E7AF66D" w16cid:durableId="2112EB2D"/>
  <w16cid:commentId w16cid:paraId="330577D7" w16cid:durableId="222E3667"/>
  <w16cid:commentId w16cid:paraId="1E2178C6" w16cid:durableId="2112EB48"/>
  <w16cid:commentId w16cid:paraId="58C5E7A3" w16cid:durableId="2112EB6A"/>
  <w16cid:commentId w16cid:paraId="5A70EA52" w16cid:durableId="2112EC64"/>
  <w16cid:commentId w16cid:paraId="306D6AD2" w16cid:durableId="222E366B"/>
  <w16cid:commentId w16cid:paraId="41F2EF59" w16cid:durableId="222E366C"/>
  <w16cid:commentId w16cid:paraId="703CB04B" w16cid:durableId="2112F38A"/>
  <w16cid:commentId w16cid:paraId="49BA1E07" w16cid:durableId="2112EF1C"/>
  <w16cid:commentId w16cid:paraId="15CA8CE5" w16cid:durableId="222E366F"/>
  <w16cid:commentId w16cid:paraId="42762FE3" w16cid:durableId="2112F075"/>
  <w16cid:commentId w16cid:paraId="4B806280" w16cid:durableId="222E3E5F"/>
  <w16cid:commentId w16cid:paraId="1C27ED18" w16cid:durableId="222E3671"/>
  <w16cid:commentId w16cid:paraId="3BC9281D" w16cid:durableId="2112F0E9"/>
  <w16cid:commentId w16cid:paraId="1B5EF9A9" w16cid:durableId="2112F161"/>
  <w16cid:commentId w16cid:paraId="00812146" w16cid:durableId="2112F326"/>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1B554B" w14:textId="77777777" w:rsidR="00993E32" w:rsidRDefault="00993E32" w:rsidP="00A64E97">
      <w:pPr>
        <w:spacing w:line="240" w:lineRule="auto"/>
      </w:pPr>
      <w:r>
        <w:separator/>
      </w:r>
    </w:p>
  </w:endnote>
  <w:endnote w:type="continuationSeparator" w:id="0">
    <w:p w14:paraId="179B233B" w14:textId="77777777" w:rsidR="00993E32" w:rsidRDefault="00993E32" w:rsidP="00A64E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Yu Mincho">
    <w:panose1 w:val="00000000000000000000"/>
    <w:charset w:val="80"/>
    <w:family w:val="roman"/>
    <w:notTrueType/>
    <w:pitch w:val="variable"/>
    <w:sig w:usb0="800002E7" w:usb1="2AC7FCFF" w:usb2="00000012" w:usb3="00000000" w:csb0="0002009F" w:csb1="00000000"/>
  </w:font>
  <w:font w:name="Yu Gothic Light">
    <w:charset w:val="80"/>
    <w:family w:val="swiss"/>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9015CB" w14:textId="77777777" w:rsidR="00993E32" w:rsidRDefault="00993E32" w:rsidP="00F12D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1068C4" w14:textId="77777777" w:rsidR="00993E32" w:rsidRDefault="00993E32" w:rsidP="00A64E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7480D9" w14:textId="5E09C70E" w:rsidR="00993E32" w:rsidRDefault="00993E32" w:rsidP="00F12D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B6448">
      <w:rPr>
        <w:rStyle w:val="PageNumber"/>
        <w:noProof/>
      </w:rPr>
      <w:t>23</w:t>
    </w:r>
    <w:r>
      <w:rPr>
        <w:rStyle w:val="PageNumber"/>
      </w:rPr>
      <w:fldChar w:fldCharType="end"/>
    </w:r>
  </w:p>
  <w:p w14:paraId="5810114C" w14:textId="77777777" w:rsidR="00993E32" w:rsidRDefault="00993E32" w:rsidP="00A64E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6CBD82" w14:textId="77777777" w:rsidR="00993E32" w:rsidRDefault="00993E32" w:rsidP="00A64E97">
      <w:pPr>
        <w:spacing w:line="240" w:lineRule="auto"/>
      </w:pPr>
      <w:r>
        <w:separator/>
      </w:r>
    </w:p>
  </w:footnote>
  <w:footnote w:type="continuationSeparator" w:id="0">
    <w:p w14:paraId="5413045E" w14:textId="77777777" w:rsidR="00993E32" w:rsidRDefault="00993E32" w:rsidP="00A64E97">
      <w:pPr>
        <w:spacing w:line="240" w:lineRule="auto"/>
      </w:pPr>
      <w:r>
        <w:continuationSeparator/>
      </w:r>
    </w:p>
  </w:footnote>
  <w:footnote w:id="1">
    <w:p w14:paraId="677AD0D8" w14:textId="205D2719" w:rsidR="00993E32" w:rsidRDefault="00993E32" w:rsidP="00D27206">
      <w:pPr>
        <w:pStyle w:val="CommentText"/>
      </w:pPr>
      <w:r>
        <w:rPr>
          <w:rStyle w:val="FootnoteReference"/>
        </w:rPr>
        <w:footnoteRef/>
      </w:r>
      <w:r>
        <w:t xml:space="preserve"> </w:t>
      </w:r>
      <w:r w:rsidRPr="00D27206">
        <w:rPr>
          <w:sz w:val="20"/>
          <w:szCs w:val="20"/>
        </w:rPr>
        <w:t xml:space="preserve">Covariates were gender, household income, Are you deaf or do you have a significant hearing difficulty, </w:t>
      </w:r>
      <w:proofErr w:type="gramStart"/>
      <w:r w:rsidRPr="00D27206">
        <w:rPr>
          <w:sz w:val="20"/>
          <w:szCs w:val="20"/>
        </w:rPr>
        <w:t>Do</w:t>
      </w:r>
      <w:proofErr w:type="gramEnd"/>
      <w:r w:rsidRPr="00D27206">
        <w:rPr>
          <w:sz w:val="20"/>
          <w:szCs w:val="20"/>
        </w:rPr>
        <w:t xml:space="preserve"> you have a hearing problem now? </w:t>
      </w:r>
      <w:proofErr w:type="gramStart"/>
      <w:r w:rsidRPr="00D27206">
        <w:rPr>
          <w:sz w:val="20"/>
          <w:szCs w:val="20"/>
        </w:rPr>
        <w:t>and</w:t>
      </w:r>
      <w:proofErr w:type="gramEnd"/>
      <w:r w:rsidRPr="00D27206">
        <w:rPr>
          <w:sz w:val="20"/>
          <w:szCs w:val="20"/>
        </w:rPr>
        <w:t xml:space="preserve"> the Pathway question</w:t>
      </w:r>
      <w:ins w:id="15" w:author="Tremblay Admin" w:date="2020-07-25T20:34:00Z">
        <w:r w:rsidRPr="00D27206">
          <w:rPr>
            <w:sz w:val="20"/>
            <w:szCs w:val="20"/>
          </w:rPr>
          <w:t>.</w:t>
        </w:r>
      </w:ins>
      <w:r w:rsidRPr="007F5A23">
        <w:t xml:space="preserve"> </w:t>
      </w:r>
    </w:p>
    <w:p w14:paraId="75A5E276" w14:textId="78336A1D" w:rsidR="00993E32" w:rsidRDefault="00993E32">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D3471"/>
    <w:multiLevelType w:val="hybridMultilevel"/>
    <w:tmpl w:val="7C02B6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3C1778"/>
    <w:multiLevelType w:val="hybridMultilevel"/>
    <w:tmpl w:val="2618CE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1CF741D"/>
    <w:multiLevelType w:val="hybridMultilevel"/>
    <w:tmpl w:val="16286796"/>
    <w:lvl w:ilvl="0" w:tplc="3B24248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71750A"/>
    <w:multiLevelType w:val="hybridMultilevel"/>
    <w:tmpl w:val="BB9E3220"/>
    <w:lvl w:ilvl="0" w:tplc="49D279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6555AB2"/>
    <w:multiLevelType w:val="multilevel"/>
    <w:tmpl w:val="60AE7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4"/>
  </w:num>
  <w:num w:numId="4">
    <w:abstractNumId w:val="1"/>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th McMahon">
    <w15:presenceInfo w15:providerId="None" w15:userId="Cath McMahon"/>
  </w15:person>
  <w15:person w15:author="mkeomec">
    <w15:presenceInfo w15:providerId="None" w15:userId="mkeomec"/>
  </w15:person>
  <w15:person w15:author="Adrian Davis OBE">
    <w15:presenceInfo w15:providerId="None" w15:userId="Adrian Davis OBE"/>
  </w15:person>
  <w15:person w15:author="Michael Lee">
    <w15:presenceInfo w15:providerId="Windows Live" w15:userId="e95c80be82d005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961"/>
    <w:rsid w:val="000034A0"/>
    <w:rsid w:val="0001355C"/>
    <w:rsid w:val="00014394"/>
    <w:rsid w:val="00035545"/>
    <w:rsid w:val="00044FD9"/>
    <w:rsid w:val="00047E86"/>
    <w:rsid w:val="0007232C"/>
    <w:rsid w:val="000741ED"/>
    <w:rsid w:val="0007617D"/>
    <w:rsid w:val="00076F57"/>
    <w:rsid w:val="0007702E"/>
    <w:rsid w:val="000840D6"/>
    <w:rsid w:val="000A00E4"/>
    <w:rsid w:val="000C19AB"/>
    <w:rsid w:val="000C43F9"/>
    <w:rsid w:val="000F04B8"/>
    <w:rsid w:val="000F0896"/>
    <w:rsid w:val="000F40F5"/>
    <w:rsid w:val="00113EFE"/>
    <w:rsid w:val="00114A09"/>
    <w:rsid w:val="001200A3"/>
    <w:rsid w:val="00131AFD"/>
    <w:rsid w:val="00136FF2"/>
    <w:rsid w:val="001522AC"/>
    <w:rsid w:val="00152673"/>
    <w:rsid w:val="001636FD"/>
    <w:rsid w:val="001769F2"/>
    <w:rsid w:val="00184F16"/>
    <w:rsid w:val="001A7B44"/>
    <w:rsid w:val="001C07BD"/>
    <w:rsid w:val="001D4C60"/>
    <w:rsid w:val="001E7749"/>
    <w:rsid w:val="001F14BB"/>
    <w:rsid w:val="001F4974"/>
    <w:rsid w:val="001F6872"/>
    <w:rsid w:val="00202B5C"/>
    <w:rsid w:val="00205627"/>
    <w:rsid w:val="00212718"/>
    <w:rsid w:val="00214B36"/>
    <w:rsid w:val="00230A9A"/>
    <w:rsid w:val="00237129"/>
    <w:rsid w:val="00271329"/>
    <w:rsid w:val="002720E6"/>
    <w:rsid w:val="00283B71"/>
    <w:rsid w:val="00292E45"/>
    <w:rsid w:val="002B2DC3"/>
    <w:rsid w:val="002B40E9"/>
    <w:rsid w:val="002C3FCF"/>
    <w:rsid w:val="002C7C7B"/>
    <w:rsid w:val="002D30CF"/>
    <w:rsid w:val="002E04BE"/>
    <w:rsid w:val="002E1240"/>
    <w:rsid w:val="002E6769"/>
    <w:rsid w:val="003015F1"/>
    <w:rsid w:val="00301BA2"/>
    <w:rsid w:val="00302072"/>
    <w:rsid w:val="0030606B"/>
    <w:rsid w:val="00322441"/>
    <w:rsid w:val="00324B2B"/>
    <w:rsid w:val="00332A78"/>
    <w:rsid w:val="0034186B"/>
    <w:rsid w:val="00342164"/>
    <w:rsid w:val="003533F8"/>
    <w:rsid w:val="00370108"/>
    <w:rsid w:val="00372847"/>
    <w:rsid w:val="00386B45"/>
    <w:rsid w:val="003A38A6"/>
    <w:rsid w:val="003B0E7F"/>
    <w:rsid w:val="003E1B83"/>
    <w:rsid w:val="003F2A4A"/>
    <w:rsid w:val="003F5079"/>
    <w:rsid w:val="0041710C"/>
    <w:rsid w:val="0042233D"/>
    <w:rsid w:val="00431BAF"/>
    <w:rsid w:val="00443DCB"/>
    <w:rsid w:val="00452077"/>
    <w:rsid w:val="00461F42"/>
    <w:rsid w:val="00463471"/>
    <w:rsid w:val="00464EFD"/>
    <w:rsid w:val="0049090E"/>
    <w:rsid w:val="004A1D3D"/>
    <w:rsid w:val="004C4E06"/>
    <w:rsid w:val="004E0B0E"/>
    <w:rsid w:val="004F66EB"/>
    <w:rsid w:val="005111FC"/>
    <w:rsid w:val="00515E48"/>
    <w:rsid w:val="005358AD"/>
    <w:rsid w:val="00543CF7"/>
    <w:rsid w:val="00570043"/>
    <w:rsid w:val="005740AB"/>
    <w:rsid w:val="00580620"/>
    <w:rsid w:val="00591D03"/>
    <w:rsid w:val="00591E78"/>
    <w:rsid w:val="00592154"/>
    <w:rsid w:val="00592776"/>
    <w:rsid w:val="005A678D"/>
    <w:rsid w:val="005B77F1"/>
    <w:rsid w:val="005D04F9"/>
    <w:rsid w:val="005D60B4"/>
    <w:rsid w:val="005D7221"/>
    <w:rsid w:val="005F648A"/>
    <w:rsid w:val="00604A16"/>
    <w:rsid w:val="00625C8D"/>
    <w:rsid w:val="00630432"/>
    <w:rsid w:val="006478E2"/>
    <w:rsid w:val="00662A7D"/>
    <w:rsid w:val="00662AFE"/>
    <w:rsid w:val="00666806"/>
    <w:rsid w:val="006A6AA7"/>
    <w:rsid w:val="006B1F33"/>
    <w:rsid w:val="006B7B55"/>
    <w:rsid w:val="006C536E"/>
    <w:rsid w:val="006C6F33"/>
    <w:rsid w:val="006D11C0"/>
    <w:rsid w:val="006D42EA"/>
    <w:rsid w:val="006D699A"/>
    <w:rsid w:val="006E64DC"/>
    <w:rsid w:val="006E7589"/>
    <w:rsid w:val="006F083B"/>
    <w:rsid w:val="006F637E"/>
    <w:rsid w:val="006F669D"/>
    <w:rsid w:val="00703EB7"/>
    <w:rsid w:val="00707463"/>
    <w:rsid w:val="007254EC"/>
    <w:rsid w:val="0073656F"/>
    <w:rsid w:val="0075340A"/>
    <w:rsid w:val="00754A5B"/>
    <w:rsid w:val="00760ADB"/>
    <w:rsid w:val="00766CD6"/>
    <w:rsid w:val="007716D4"/>
    <w:rsid w:val="00776FA1"/>
    <w:rsid w:val="00795E4B"/>
    <w:rsid w:val="007B2037"/>
    <w:rsid w:val="007C5A25"/>
    <w:rsid w:val="007F5A23"/>
    <w:rsid w:val="0080070F"/>
    <w:rsid w:val="00802DEF"/>
    <w:rsid w:val="008163B9"/>
    <w:rsid w:val="00831007"/>
    <w:rsid w:val="00831ED0"/>
    <w:rsid w:val="008557AF"/>
    <w:rsid w:val="00861232"/>
    <w:rsid w:val="00886A76"/>
    <w:rsid w:val="008905BD"/>
    <w:rsid w:val="008A147F"/>
    <w:rsid w:val="008A46A2"/>
    <w:rsid w:val="008B6593"/>
    <w:rsid w:val="008C5D4A"/>
    <w:rsid w:val="008D3FFF"/>
    <w:rsid w:val="008D6CE0"/>
    <w:rsid w:val="00912D41"/>
    <w:rsid w:val="0092323A"/>
    <w:rsid w:val="00934E6C"/>
    <w:rsid w:val="009360F0"/>
    <w:rsid w:val="00963C6A"/>
    <w:rsid w:val="00963FFD"/>
    <w:rsid w:val="00966834"/>
    <w:rsid w:val="00972872"/>
    <w:rsid w:val="0097298B"/>
    <w:rsid w:val="009732ED"/>
    <w:rsid w:val="0098210F"/>
    <w:rsid w:val="00992CD9"/>
    <w:rsid w:val="00993E32"/>
    <w:rsid w:val="0099701A"/>
    <w:rsid w:val="009A075A"/>
    <w:rsid w:val="009B230E"/>
    <w:rsid w:val="009F3D45"/>
    <w:rsid w:val="009F3D5C"/>
    <w:rsid w:val="00A15961"/>
    <w:rsid w:val="00A459F7"/>
    <w:rsid w:val="00A541EC"/>
    <w:rsid w:val="00A64E97"/>
    <w:rsid w:val="00A652D9"/>
    <w:rsid w:val="00A66C5E"/>
    <w:rsid w:val="00A7532E"/>
    <w:rsid w:val="00A85132"/>
    <w:rsid w:val="00A92FED"/>
    <w:rsid w:val="00AA2E9F"/>
    <w:rsid w:val="00AB0886"/>
    <w:rsid w:val="00AD40FD"/>
    <w:rsid w:val="00AD740A"/>
    <w:rsid w:val="00B05D54"/>
    <w:rsid w:val="00B06F79"/>
    <w:rsid w:val="00B16535"/>
    <w:rsid w:val="00B20156"/>
    <w:rsid w:val="00B23854"/>
    <w:rsid w:val="00B2476A"/>
    <w:rsid w:val="00B37E48"/>
    <w:rsid w:val="00B515BD"/>
    <w:rsid w:val="00B51BFA"/>
    <w:rsid w:val="00B55B8E"/>
    <w:rsid w:val="00B57287"/>
    <w:rsid w:val="00B66AC7"/>
    <w:rsid w:val="00B6761F"/>
    <w:rsid w:val="00B84579"/>
    <w:rsid w:val="00B9732A"/>
    <w:rsid w:val="00BA38C9"/>
    <w:rsid w:val="00BA6F36"/>
    <w:rsid w:val="00BA7C21"/>
    <w:rsid w:val="00BB0DFB"/>
    <w:rsid w:val="00BB6448"/>
    <w:rsid w:val="00BC0D95"/>
    <w:rsid w:val="00BC17CF"/>
    <w:rsid w:val="00BC53A9"/>
    <w:rsid w:val="00BC55D1"/>
    <w:rsid w:val="00BC6D94"/>
    <w:rsid w:val="00BD6E12"/>
    <w:rsid w:val="00BE074C"/>
    <w:rsid w:val="00BF223D"/>
    <w:rsid w:val="00C04F4F"/>
    <w:rsid w:val="00C067DB"/>
    <w:rsid w:val="00C23CA1"/>
    <w:rsid w:val="00C40AAE"/>
    <w:rsid w:val="00C65AF5"/>
    <w:rsid w:val="00C74A53"/>
    <w:rsid w:val="00C76455"/>
    <w:rsid w:val="00C81182"/>
    <w:rsid w:val="00CB7410"/>
    <w:rsid w:val="00CC2C46"/>
    <w:rsid w:val="00CC31A3"/>
    <w:rsid w:val="00CE67A7"/>
    <w:rsid w:val="00D02A73"/>
    <w:rsid w:val="00D138AB"/>
    <w:rsid w:val="00D27206"/>
    <w:rsid w:val="00D35E03"/>
    <w:rsid w:val="00D44BE2"/>
    <w:rsid w:val="00D464A9"/>
    <w:rsid w:val="00D72DC7"/>
    <w:rsid w:val="00D73685"/>
    <w:rsid w:val="00D8469F"/>
    <w:rsid w:val="00D86D6D"/>
    <w:rsid w:val="00D968AE"/>
    <w:rsid w:val="00DA2CEF"/>
    <w:rsid w:val="00DA2F7E"/>
    <w:rsid w:val="00DA7858"/>
    <w:rsid w:val="00DB3F28"/>
    <w:rsid w:val="00E133B0"/>
    <w:rsid w:val="00E2139B"/>
    <w:rsid w:val="00E275E0"/>
    <w:rsid w:val="00E27AF7"/>
    <w:rsid w:val="00E349AA"/>
    <w:rsid w:val="00E41463"/>
    <w:rsid w:val="00E42C3D"/>
    <w:rsid w:val="00E4472F"/>
    <w:rsid w:val="00E6734F"/>
    <w:rsid w:val="00E74752"/>
    <w:rsid w:val="00E74AC0"/>
    <w:rsid w:val="00EA11CE"/>
    <w:rsid w:val="00EA7F6C"/>
    <w:rsid w:val="00EB15DA"/>
    <w:rsid w:val="00EB7E43"/>
    <w:rsid w:val="00EC3C34"/>
    <w:rsid w:val="00EF6A64"/>
    <w:rsid w:val="00F04D4C"/>
    <w:rsid w:val="00F11E71"/>
    <w:rsid w:val="00F12DC4"/>
    <w:rsid w:val="00F41177"/>
    <w:rsid w:val="00F44CD0"/>
    <w:rsid w:val="00F52F6C"/>
    <w:rsid w:val="00F627C5"/>
    <w:rsid w:val="00F70D0A"/>
    <w:rsid w:val="00FA7021"/>
    <w:rsid w:val="00FB5305"/>
    <w:rsid w:val="00FC6FB8"/>
    <w:rsid w:val="00FD4736"/>
    <w:rsid w:val="00FE7BD4"/>
    <w:rsid w:val="00FF35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48E6B7"/>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5961"/>
    <w:pPr>
      <w:spacing w:line="276" w:lineRule="auto"/>
    </w:pPr>
    <w:rPr>
      <w:rFonts w:ascii="Arial" w:eastAsia="Arial" w:hAnsi="Arial" w:cs="Arial"/>
      <w:color w:val="000000"/>
      <w:sz w:val="22"/>
      <w:szCs w:val="22"/>
    </w:rPr>
  </w:style>
  <w:style w:type="paragraph" w:styleId="Heading1">
    <w:name w:val="heading 1"/>
    <w:basedOn w:val="Normal"/>
    <w:link w:val="Heading1Char"/>
    <w:uiPriority w:val="9"/>
    <w:qFormat/>
    <w:rsid w:val="00324B2B"/>
    <w:pPr>
      <w:spacing w:before="100" w:beforeAutospacing="1" w:after="100" w:afterAutospacing="1" w:line="240" w:lineRule="auto"/>
      <w:outlineLvl w:val="0"/>
    </w:pPr>
    <w:rPr>
      <w:rFonts w:ascii="Times New Roman" w:eastAsiaTheme="minorHAnsi" w:hAnsi="Times New Roman" w:cs="Times New Roman"/>
      <w:b/>
      <w:bCs/>
      <w:color w:val="auto"/>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7129"/>
    <w:rPr>
      <w:color w:val="0563C1" w:themeColor="hyperlink"/>
      <w:u w:val="single"/>
    </w:rPr>
  </w:style>
  <w:style w:type="character" w:customStyle="1" w:styleId="Heading1Char">
    <w:name w:val="Heading 1 Char"/>
    <w:basedOn w:val="DefaultParagraphFont"/>
    <w:link w:val="Heading1"/>
    <w:uiPriority w:val="9"/>
    <w:rsid w:val="00324B2B"/>
    <w:rPr>
      <w:rFonts w:ascii="Times New Roman" w:hAnsi="Times New Roman" w:cs="Times New Roman"/>
      <w:b/>
      <w:bCs/>
      <w:kern w:val="36"/>
      <w:sz w:val="48"/>
      <w:szCs w:val="48"/>
    </w:rPr>
  </w:style>
  <w:style w:type="table" w:styleId="TableGrid">
    <w:name w:val="Table Grid"/>
    <w:basedOn w:val="TableNormal"/>
    <w:uiPriority w:val="39"/>
    <w:rsid w:val="00C76455"/>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64E97"/>
    <w:pPr>
      <w:tabs>
        <w:tab w:val="center" w:pos="4680"/>
        <w:tab w:val="right" w:pos="9360"/>
      </w:tabs>
      <w:spacing w:line="240" w:lineRule="auto"/>
    </w:pPr>
  </w:style>
  <w:style w:type="character" w:customStyle="1" w:styleId="FooterChar">
    <w:name w:val="Footer Char"/>
    <w:basedOn w:val="DefaultParagraphFont"/>
    <w:link w:val="Footer"/>
    <w:uiPriority w:val="99"/>
    <w:rsid w:val="00A64E97"/>
    <w:rPr>
      <w:rFonts w:ascii="Arial" w:eastAsia="Arial" w:hAnsi="Arial" w:cs="Arial"/>
      <w:color w:val="000000"/>
      <w:sz w:val="22"/>
      <w:szCs w:val="22"/>
    </w:rPr>
  </w:style>
  <w:style w:type="character" w:styleId="PageNumber">
    <w:name w:val="page number"/>
    <w:basedOn w:val="DefaultParagraphFont"/>
    <w:uiPriority w:val="99"/>
    <w:semiHidden/>
    <w:unhideWhenUsed/>
    <w:rsid w:val="00A64E97"/>
  </w:style>
  <w:style w:type="paragraph" w:styleId="ListParagraph">
    <w:name w:val="List Paragraph"/>
    <w:basedOn w:val="Normal"/>
    <w:uiPriority w:val="34"/>
    <w:qFormat/>
    <w:rsid w:val="00F52F6C"/>
    <w:pPr>
      <w:ind w:left="720"/>
      <w:contextualSpacing/>
    </w:pPr>
  </w:style>
  <w:style w:type="paragraph" w:customStyle="1" w:styleId="Normal1">
    <w:name w:val="Normal1"/>
    <w:rsid w:val="00322441"/>
    <w:pPr>
      <w:spacing w:line="276" w:lineRule="auto"/>
    </w:pPr>
    <w:rPr>
      <w:rFonts w:ascii="Arial" w:eastAsia="Arial" w:hAnsi="Arial" w:cs="Arial"/>
      <w:sz w:val="22"/>
      <w:szCs w:val="22"/>
      <w:lang w:val="en"/>
    </w:rPr>
  </w:style>
  <w:style w:type="character" w:styleId="CommentReference">
    <w:name w:val="annotation reference"/>
    <w:basedOn w:val="DefaultParagraphFont"/>
    <w:uiPriority w:val="99"/>
    <w:semiHidden/>
    <w:unhideWhenUsed/>
    <w:rsid w:val="00B55B8E"/>
    <w:rPr>
      <w:sz w:val="18"/>
      <w:szCs w:val="18"/>
    </w:rPr>
  </w:style>
  <w:style w:type="paragraph" w:styleId="CommentText">
    <w:name w:val="annotation text"/>
    <w:basedOn w:val="Normal"/>
    <w:link w:val="CommentTextChar"/>
    <w:uiPriority w:val="99"/>
    <w:semiHidden/>
    <w:unhideWhenUsed/>
    <w:rsid w:val="00B55B8E"/>
    <w:pPr>
      <w:spacing w:line="240" w:lineRule="auto"/>
    </w:pPr>
    <w:rPr>
      <w:sz w:val="24"/>
      <w:szCs w:val="24"/>
    </w:rPr>
  </w:style>
  <w:style w:type="character" w:customStyle="1" w:styleId="CommentTextChar">
    <w:name w:val="Comment Text Char"/>
    <w:basedOn w:val="DefaultParagraphFont"/>
    <w:link w:val="CommentText"/>
    <w:uiPriority w:val="99"/>
    <w:semiHidden/>
    <w:rsid w:val="00B55B8E"/>
    <w:rPr>
      <w:rFonts w:ascii="Arial" w:eastAsia="Arial" w:hAnsi="Arial" w:cs="Arial"/>
      <w:color w:val="000000"/>
    </w:rPr>
  </w:style>
  <w:style w:type="paragraph" w:styleId="CommentSubject">
    <w:name w:val="annotation subject"/>
    <w:basedOn w:val="CommentText"/>
    <w:next w:val="CommentText"/>
    <w:link w:val="CommentSubjectChar"/>
    <w:uiPriority w:val="99"/>
    <w:semiHidden/>
    <w:unhideWhenUsed/>
    <w:rsid w:val="00B55B8E"/>
    <w:rPr>
      <w:b/>
      <w:bCs/>
      <w:sz w:val="20"/>
      <w:szCs w:val="20"/>
    </w:rPr>
  </w:style>
  <w:style w:type="character" w:customStyle="1" w:styleId="CommentSubjectChar">
    <w:name w:val="Comment Subject Char"/>
    <w:basedOn w:val="CommentTextChar"/>
    <w:link w:val="CommentSubject"/>
    <w:uiPriority w:val="99"/>
    <w:semiHidden/>
    <w:rsid w:val="00B55B8E"/>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B55B8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5B8E"/>
    <w:rPr>
      <w:rFonts w:ascii="Times New Roman" w:eastAsia="Arial" w:hAnsi="Times New Roman" w:cs="Times New Roman"/>
      <w:color w:val="000000"/>
      <w:sz w:val="18"/>
      <w:szCs w:val="18"/>
    </w:rPr>
  </w:style>
  <w:style w:type="paragraph" w:styleId="Title">
    <w:name w:val="Title"/>
    <w:aliases w:val="title"/>
    <w:basedOn w:val="Normal"/>
    <w:link w:val="TitleChar"/>
    <w:uiPriority w:val="10"/>
    <w:qFormat/>
    <w:rsid w:val="00D86D6D"/>
    <w:pPr>
      <w:spacing w:before="100" w:beforeAutospacing="1" w:after="100" w:afterAutospacing="1" w:line="240" w:lineRule="auto"/>
    </w:pPr>
    <w:rPr>
      <w:rFonts w:ascii="Times" w:eastAsiaTheme="minorHAnsi" w:hAnsi="Times" w:cstheme="minorBidi"/>
      <w:color w:val="auto"/>
      <w:sz w:val="20"/>
      <w:szCs w:val="20"/>
    </w:rPr>
  </w:style>
  <w:style w:type="character" w:customStyle="1" w:styleId="TitleChar">
    <w:name w:val="Title Char"/>
    <w:aliases w:val="title Char"/>
    <w:basedOn w:val="DefaultParagraphFont"/>
    <w:link w:val="Title"/>
    <w:uiPriority w:val="10"/>
    <w:rsid w:val="00D86D6D"/>
    <w:rPr>
      <w:rFonts w:ascii="Times" w:hAnsi="Times"/>
      <w:sz w:val="20"/>
      <w:szCs w:val="20"/>
    </w:rPr>
  </w:style>
  <w:style w:type="paragraph" w:customStyle="1" w:styleId="desc">
    <w:name w:val="desc"/>
    <w:basedOn w:val="Normal"/>
    <w:rsid w:val="00D86D6D"/>
    <w:pPr>
      <w:spacing w:before="100" w:beforeAutospacing="1" w:after="100" w:afterAutospacing="1" w:line="240" w:lineRule="auto"/>
    </w:pPr>
    <w:rPr>
      <w:rFonts w:ascii="Times" w:eastAsiaTheme="minorHAnsi" w:hAnsi="Times" w:cstheme="minorBidi"/>
      <w:color w:val="auto"/>
      <w:sz w:val="20"/>
      <w:szCs w:val="20"/>
    </w:rPr>
  </w:style>
  <w:style w:type="paragraph" w:customStyle="1" w:styleId="details">
    <w:name w:val="details"/>
    <w:basedOn w:val="Normal"/>
    <w:rsid w:val="00D86D6D"/>
    <w:pPr>
      <w:spacing w:before="100" w:beforeAutospacing="1" w:after="100" w:afterAutospacing="1" w:line="240" w:lineRule="auto"/>
    </w:pPr>
    <w:rPr>
      <w:rFonts w:ascii="Times" w:eastAsiaTheme="minorHAnsi" w:hAnsi="Times" w:cstheme="minorBidi"/>
      <w:color w:val="auto"/>
      <w:sz w:val="20"/>
      <w:szCs w:val="20"/>
    </w:rPr>
  </w:style>
  <w:style w:type="character" w:customStyle="1" w:styleId="jrnl">
    <w:name w:val="jrnl"/>
    <w:basedOn w:val="DefaultParagraphFont"/>
    <w:rsid w:val="00D86D6D"/>
  </w:style>
  <w:style w:type="character" w:styleId="FollowedHyperlink">
    <w:name w:val="FollowedHyperlink"/>
    <w:basedOn w:val="DefaultParagraphFont"/>
    <w:uiPriority w:val="99"/>
    <w:semiHidden/>
    <w:unhideWhenUsed/>
    <w:rsid w:val="00886A76"/>
    <w:rPr>
      <w:color w:val="954F72" w:themeColor="followedHyperlink"/>
      <w:u w:val="single"/>
    </w:rPr>
  </w:style>
  <w:style w:type="character" w:customStyle="1" w:styleId="cit">
    <w:name w:val="cit"/>
    <w:basedOn w:val="DefaultParagraphFont"/>
    <w:rsid w:val="002C3FCF"/>
  </w:style>
  <w:style w:type="character" w:customStyle="1" w:styleId="citation-publication-date">
    <w:name w:val="citation-publication-date"/>
    <w:basedOn w:val="DefaultParagraphFont"/>
    <w:rsid w:val="001C07BD"/>
  </w:style>
  <w:style w:type="character" w:customStyle="1" w:styleId="highlight">
    <w:name w:val="highlight"/>
    <w:basedOn w:val="DefaultParagraphFont"/>
    <w:rsid w:val="00202B5C"/>
  </w:style>
  <w:style w:type="paragraph" w:styleId="Header">
    <w:name w:val="header"/>
    <w:basedOn w:val="Normal"/>
    <w:link w:val="HeaderChar"/>
    <w:uiPriority w:val="99"/>
    <w:unhideWhenUsed/>
    <w:rsid w:val="007716D4"/>
    <w:pPr>
      <w:tabs>
        <w:tab w:val="center" w:pos="4320"/>
        <w:tab w:val="right" w:pos="8640"/>
      </w:tabs>
      <w:spacing w:line="240" w:lineRule="auto"/>
    </w:pPr>
    <w:rPr>
      <w:rFonts w:ascii="Times New Roman" w:eastAsiaTheme="minorEastAsia" w:hAnsi="Times New Roman" w:cs="Times New Roman"/>
      <w:color w:val="auto"/>
      <w:sz w:val="24"/>
      <w:szCs w:val="24"/>
    </w:rPr>
  </w:style>
  <w:style w:type="character" w:customStyle="1" w:styleId="HeaderChar">
    <w:name w:val="Header Char"/>
    <w:basedOn w:val="DefaultParagraphFont"/>
    <w:link w:val="Header"/>
    <w:uiPriority w:val="99"/>
    <w:rsid w:val="007716D4"/>
    <w:rPr>
      <w:rFonts w:ascii="Times New Roman" w:eastAsiaTheme="minorEastAsia" w:hAnsi="Times New Roman" w:cs="Times New Roman"/>
    </w:rPr>
  </w:style>
  <w:style w:type="character" w:customStyle="1" w:styleId="m-1930257086339963134m1166246954801091390gmail-msocommentreference">
    <w:name w:val="m_-1930257086339963134m_1166246954801091390gmail-msocommentreference"/>
    <w:basedOn w:val="DefaultParagraphFont"/>
    <w:rsid w:val="0042233D"/>
  </w:style>
  <w:style w:type="character" w:customStyle="1" w:styleId="UnresolvedMention1">
    <w:name w:val="Unresolved Mention1"/>
    <w:basedOn w:val="DefaultParagraphFont"/>
    <w:uiPriority w:val="99"/>
    <w:semiHidden/>
    <w:unhideWhenUsed/>
    <w:rsid w:val="00152673"/>
    <w:rPr>
      <w:color w:val="605E5C"/>
      <w:shd w:val="clear" w:color="auto" w:fill="E1DFDD"/>
    </w:rPr>
  </w:style>
  <w:style w:type="paragraph" w:styleId="Revision">
    <w:name w:val="Revision"/>
    <w:hidden/>
    <w:uiPriority w:val="99"/>
    <w:semiHidden/>
    <w:rsid w:val="00035545"/>
    <w:rPr>
      <w:rFonts w:ascii="Arial" w:eastAsia="Arial" w:hAnsi="Arial" w:cs="Arial"/>
      <w:color w:val="000000"/>
      <w:sz w:val="22"/>
      <w:szCs w:val="22"/>
    </w:rPr>
  </w:style>
  <w:style w:type="character" w:customStyle="1" w:styleId="cs1-format">
    <w:name w:val="cs1-format"/>
    <w:basedOn w:val="DefaultParagraphFont"/>
    <w:rsid w:val="0001355C"/>
  </w:style>
  <w:style w:type="character" w:customStyle="1" w:styleId="reference-accessdate">
    <w:name w:val="reference-accessdate"/>
    <w:basedOn w:val="DefaultParagraphFont"/>
    <w:rsid w:val="0001355C"/>
  </w:style>
  <w:style w:type="character" w:customStyle="1" w:styleId="nowrap">
    <w:name w:val="nowrap"/>
    <w:basedOn w:val="DefaultParagraphFont"/>
    <w:rsid w:val="0001355C"/>
  </w:style>
  <w:style w:type="paragraph" w:styleId="FootnoteText">
    <w:name w:val="footnote text"/>
    <w:basedOn w:val="Normal"/>
    <w:link w:val="FootnoteTextChar"/>
    <w:uiPriority w:val="99"/>
    <w:unhideWhenUsed/>
    <w:rsid w:val="00D27206"/>
    <w:pPr>
      <w:spacing w:line="240" w:lineRule="auto"/>
    </w:pPr>
    <w:rPr>
      <w:sz w:val="24"/>
      <w:szCs w:val="24"/>
    </w:rPr>
  </w:style>
  <w:style w:type="character" w:customStyle="1" w:styleId="FootnoteTextChar">
    <w:name w:val="Footnote Text Char"/>
    <w:basedOn w:val="DefaultParagraphFont"/>
    <w:link w:val="FootnoteText"/>
    <w:uiPriority w:val="99"/>
    <w:rsid w:val="00D27206"/>
    <w:rPr>
      <w:rFonts w:ascii="Arial" w:eastAsia="Arial" w:hAnsi="Arial" w:cs="Arial"/>
      <w:color w:val="000000"/>
    </w:rPr>
  </w:style>
  <w:style w:type="character" w:styleId="FootnoteReference">
    <w:name w:val="footnote reference"/>
    <w:basedOn w:val="DefaultParagraphFont"/>
    <w:uiPriority w:val="99"/>
    <w:unhideWhenUsed/>
    <w:rsid w:val="00D27206"/>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5961"/>
    <w:pPr>
      <w:spacing w:line="276" w:lineRule="auto"/>
    </w:pPr>
    <w:rPr>
      <w:rFonts w:ascii="Arial" w:eastAsia="Arial" w:hAnsi="Arial" w:cs="Arial"/>
      <w:color w:val="000000"/>
      <w:sz w:val="22"/>
      <w:szCs w:val="22"/>
    </w:rPr>
  </w:style>
  <w:style w:type="paragraph" w:styleId="Heading1">
    <w:name w:val="heading 1"/>
    <w:basedOn w:val="Normal"/>
    <w:link w:val="Heading1Char"/>
    <w:uiPriority w:val="9"/>
    <w:qFormat/>
    <w:rsid w:val="00324B2B"/>
    <w:pPr>
      <w:spacing w:before="100" w:beforeAutospacing="1" w:after="100" w:afterAutospacing="1" w:line="240" w:lineRule="auto"/>
      <w:outlineLvl w:val="0"/>
    </w:pPr>
    <w:rPr>
      <w:rFonts w:ascii="Times New Roman" w:eastAsiaTheme="minorHAnsi" w:hAnsi="Times New Roman" w:cs="Times New Roman"/>
      <w:b/>
      <w:bCs/>
      <w:color w:val="auto"/>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7129"/>
    <w:rPr>
      <w:color w:val="0563C1" w:themeColor="hyperlink"/>
      <w:u w:val="single"/>
    </w:rPr>
  </w:style>
  <w:style w:type="character" w:customStyle="1" w:styleId="Heading1Char">
    <w:name w:val="Heading 1 Char"/>
    <w:basedOn w:val="DefaultParagraphFont"/>
    <w:link w:val="Heading1"/>
    <w:uiPriority w:val="9"/>
    <w:rsid w:val="00324B2B"/>
    <w:rPr>
      <w:rFonts w:ascii="Times New Roman" w:hAnsi="Times New Roman" w:cs="Times New Roman"/>
      <w:b/>
      <w:bCs/>
      <w:kern w:val="36"/>
      <w:sz w:val="48"/>
      <w:szCs w:val="48"/>
    </w:rPr>
  </w:style>
  <w:style w:type="table" w:styleId="TableGrid">
    <w:name w:val="Table Grid"/>
    <w:basedOn w:val="TableNormal"/>
    <w:uiPriority w:val="39"/>
    <w:rsid w:val="00C76455"/>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64E97"/>
    <w:pPr>
      <w:tabs>
        <w:tab w:val="center" w:pos="4680"/>
        <w:tab w:val="right" w:pos="9360"/>
      </w:tabs>
      <w:spacing w:line="240" w:lineRule="auto"/>
    </w:pPr>
  </w:style>
  <w:style w:type="character" w:customStyle="1" w:styleId="FooterChar">
    <w:name w:val="Footer Char"/>
    <w:basedOn w:val="DefaultParagraphFont"/>
    <w:link w:val="Footer"/>
    <w:uiPriority w:val="99"/>
    <w:rsid w:val="00A64E97"/>
    <w:rPr>
      <w:rFonts w:ascii="Arial" w:eastAsia="Arial" w:hAnsi="Arial" w:cs="Arial"/>
      <w:color w:val="000000"/>
      <w:sz w:val="22"/>
      <w:szCs w:val="22"/>
    </w:rPr>
  </w:style>
  <w:style w:type="character" w:styleId="PageNumber">
    <w:name w:val="page number"/>
    <w:basedOn w:val="DefaultParagraphFont"/>
    <w:uiPriority w:val="99"/>
    <w:semiHidden/>
    <w:unhideWhenUsed/>
    <w:rsid w:val="00A64E97"/>
  </w:style>
  <w:style w:type="paragraph" w:styleId="ListParagraph">
    <w:name w:val="List Paragraph"/>
    <w:basedOn w:val="Normal"/>
    <w:uiPriority w:val="34"/>
    <w:qFormat/>
    <w:rsid w:val="00F52F6C"/>
    <w:pPr>
      <w:ind w:left="720"/>
      <w:contextualSpacing/>
    </w:pPr>
  </w:style>
  <w:style w:type="paragraph" w:customStyle="1" w:styleId="Normal1">
    <w:name w:val="Normal1"/>
    <w:rsid w:val="00322441"/>
    <w:pPr>
      <w:spacing w:line="276" w:lineRule="auto"/>
    </w:pPr>
    <w:rPr>
      <w:rFonts w:ascii="Arial" w:eastAsia="Arial" w:hAnsi="Arial" w:cs="Arial"/>
      <w:sz w:val="22"/>
      <w:szCs w:val="22"/>
      <w:lang w:val="en"/>
    </w:rPr>
  </w:style>
  <w:style w:type="character" w:styleId="CommentReference">
    <w:name w:val="annotation reference"/>
    <w:basedOn w:val="DefaultParagraphFont"/>
    <w:uiPriority w:val="99"/>
    <w:semiHidden/>
    <w:unhideWhenUsed/>
    <w:rsid w:val="00B55B8E"/>
    <w:rPr>
      <w:sz w:val="18"/>
      <w:szCs w:val="18"/>
    </w:rPr>
  </w:style>
  <w:style w:type="paragraph" w:styleId="CommentText">
    <w:name w:val="annotation text"/>
    <w:basedOn w:val="Normal"/>
    <w:link w:val="CommentTextChar"/>
    <w:uiPriority w:val="99"/>
    <w:semiHidden/>
    <w:unhideWhenUsed/>
    <w:rsid w:val="00B55B8E"/>
    <w:pPr>
      <w:spacing w:line="240" w:lineRule="auto"/>
    </w:pPr>
    <w:rPr>
      <w:sz w:val="24"/>
      <w:szCs w:val="24"/>
    </w:rPr>
  </w:style>
  <w:style w:type="character" w:customStyle="1" w:styleId="CommentTextChar">
    <w:name w:val="Comment Text Char"/>
    <w:basedOn w:val="DefaultParagraphFont"/>
    <w:link w:val="CommentText"/>
    <w:uiPriority w:val="99"/>
    <w:semiHidden/>
    <w:rsid w:val="00B55B8E"/>
    <w:rPr>
      <w:rFonts w:ascii="Arial" w:eastAsia="Arial" w:hAnsi="Arial" w:cs="Arial"/>
      <w:color w:val="000000"/>
    </w:rPr>
  </w:style>
  <w:style w:type="paragraph" w:styleId="CommentSubject">
    <w:name w:val="annotation subject"/>
    <w:basedOn w:val="CommentText"/>
    <w:next w:val="CommentText"/>
    <w:link w:val="CommentSubjectChar"/>
    <w:uiPriority w:val="99"/>
    <w:semiHidden/>
    <w:unhideWhenUsed/>
    <w:rsid w:val="00B55B8E"/>
    <w:rPr>
      <w:b/>
      <w:bCs/>
      <w:sz w:val="20"/>
      <w:szCs w:val="20"/>
    </w:rPr>
  </w:style>
  <w:style w:type="character" w:customStyle="1" w:styleId="CommentSubjectChar">
    <w:name w:val="Comment Subject Char"/>
    <w:basedOn w:val="CommentTextChar"/>
    <w:link w:val="CommentSubject"/>
    <w:uiPriority w:val="99"/>
    <w:semiHidden/>
    <w:rsid w:val="00B55B8E"/>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B55B8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5B8E"/>
    <w:rPr>
      <w:rFonts w:ascii="Times New Roman" w:eastAsia="Arial" w:hAnsi="Times New Roman" w:cs="Times New Roman"/>
      <w:color w:val="000000"/>
      <w:sz w:val="18"/>
      <w:szCs w:val="18"/>
    </w:rPr>
  </w:style>
  <w:style w:type="paragraph" w:styleId="Title">
    <w:name w:val="Title"/>
    <w:aliases w:val="title"/>
    <w:basedOn w:val="Normal"/>
    <w:link w:val="TitleChar"/>
    <w:uiPriority w:val="10"/>
    <w:qFormat/>
    <w:rsid w:val="00D86D6D"/>
    <w:pPr>
      <w:spacing w:before="100" w:beforeAutospacing="1" w:after="100" w:afterAutospacing="1" w:line="240" w:lineRule="auto"/>
    </w:pPr>
    <w:rPr>
      <w:rFonts w:ascii="Times" w:eastAsiaTheme="minorHAnsi" w:hAnsi="Times" w:cstheme="minorBidi"/>
      <w:color w:val="auto"/>
      <w:sz w:val="20"/>
      <w:szCs w:val="20"/>
    </w:rPr>
  </w:style>
  <w:style w:type="character" w:customStyle="1" w:styleId="TitleChar">
    <w:name w:val="Title Char"/>
    <w:aliases w:val="title Char"/>
    <w:basedOn w:val="DefaultParagraphFont"/>
    <w:link w:val="Title"/>
    <w:uiPriority w:val="10"/>
    <w:rsid w:val="00D86D6D"/>
    <w:rPr>
      <w:rFonts w:ascii="Times" w:hAnsi="Times"/>
      <w:sz w:val="20"/>
      <w:szCs w:val="20"/>
    </w:rPr>
  </w:style>
  <w:style w:type="paragraph" w:customStyle="1" w:styleId="desc">
    <w:name w:val="desc"/>
    <w:basedOn w:val="Normal"/>
    <w:rsid w:val="00D86D6D"/>
    <w:pPr>
      <w:spacing w:before="100" w:beforeAutospacing="1" w:after="100" w:afterAutospacing="1" w:line="240" w:lineRule="auto"/>
    </w:pPr>
    <w:rPr>
      <w:rFonts w:ascii="Times" w:eastAsiaTheme="minorHAnsi" w:hAnsi="Times" w:cstheme="minorBidi"/>
      <w:color w:val="auto"/>
      <w:sz w:val="20"/>
      <w:szCs w:val="20"/>
    </w:rPr>
  </w:style>
  <w:style w:type="paragraph" w:customStyle="1" w:styleId="details">
    <w:name w:val="details"/>
    <w:basedOn w:val="Normal"/>
    <w:rsid w:val="00D86D6D"/>
    <w:pPr>
      <w:spacing w:before="100" w:beforeAutospacing="1" w:after="100" w:afterAutospacing="1" w:line="240" w:lineRule="auto"/>
    </w:pPr>
    <w:rPr>
      <w:rFonts w:ascii="Times" w:eastAsiaTheme="minorHAnsi" w:hAnsi="Times" w:cstheme="minorBidi"/>
      <w:color w:val="auto"/>
      <w:sz w:val="20"/>
      <w:szCs w:val="20"/>
    </w:rPr>
  </w:style>
  <w:style w:type="character" w:customStyle="1" w:styleId="jrnl">
    <w:name w:val="jrnl"/>
    <w:basedOn w:val="DefaultParagraphFont"/>
    <w:rsid w:val="00D86D6D"/>
  </w:style>
  <w:style w:type="character" w:styleId="FollowedHyperlink">
    <w:name w:val="FollowedHyperlink"/>
    <w:basedOn w:val="DefaultParagraphFont"/>
    <w:uiPriority w:val="99"/>
    <w:semiHidden/>
    <w:unhideWhenUsed/>
    <w:rsid w:val="00886A76"/>
    <w:rPr>
      <w:color w:val="954F72" w:themeColor="followedHyperlink"/>
      <w:u w:val="single"/>
    </w:rPr>
  </w:style>
  <w:style w:type="character" w:customStyle="1" w:styleId="cit">
    <w:name w:val="cit"/>
    <w:basedOn w:val="DefaultParagraphFont"/>
    <w:rsid w:val="002C3FCF"/>
  </w:style>
  <w:style w:type="character" w:customStyle="1" w:styleId="citation-publication-date">
    <w:name w:val="citation-publication-date"/>
    <w:basedOn w:val="DefaultParagraphFont"/>
    <w:rsid w:val="001C07BD"/>
  </w:style>
  <w:style w:type="character" w:customStyle="1" w:styleId="highlight">
    <w:name w:val="highlight"/>
    <w:basedOn w:val="DefaultParagraphFont"/>
    <w:rsid w:val="00202B5C"/>
  </w:style>
  <w:style w:type="paragraph" w:styleId="Header">
    <w:name w:val="header"/>
    <w:basedOn w:val="Normal"/>
    <w:link w:val="HeaderChar"/>
    <w:uiPriority w:val="99"/>
    <w:unhideWhenUsed/>
    <w:rsid w:val="007716D4"/>
    <w:pPr>
      <w:tabs>
        <w:tab w:val="center" w:pos="4320"/>
        <w:tab w:val="right" w:pos="8640"/>
      </w:tabs>
      <w:spacing w:line="240" w:lineRule="auto"/>
    </w:pPr>
    <w:rPr>
      <w:rFonts w:ascii="Times New Roman" w:eastAsiaTheme="minorEastAsia" w:hAnsi="Times New Roman" w:cs="Times New Roman"/>
      <w:color w:val="auto"/>
      <w:sz w:val="24"/>
      <w:szCs w:val="24"/>
    </w:rPr>
  </w:style>
  <w:style w:type="character" w:customStyle="1" w:styleId="HeaderChar">
    <w:name w:val="Header Char"/>
    <w:basedOn w:val="DefaultParagraphFont"/>
    <w:link w:val="Header"/>
    <w:uiPriority w:val="99"/>
    <w:rsid w:val="007716D4"/>
    <w:rPr>
      <w:rFonts w:ascii="Times New Roman" w:eastAsiaTheme="minorEastAsia" w:hAnsi="Times New Roman" w:cs="Times New Roman"/>
    </w:rPr>
  </w:style>
  <w:style w:type="character" w:customStyle="1" w:styleId="m-1930257086339963134m1166246954801091390gmail-msocommentreference">
    <w:name w:val="m_-1930257086339963134m_1166246954801091390gmail-msocommentreference"/>
    <w:basedOn w:val="DefaultParagraphFont"/>
    <w:rsid w:val="0042233D"/>
  </w:style>
  <w:style w:type="character" w:customStyle="1" w:styleId="UnresolvedMention1">
    <w:name w:val="Unresolved Mention1"/>
    <w:basedOn w:val="DefaultParagraphFont"/>
    <w:uiPriority w:val="99"/>
    <w:semiHidden/>
    <w:unhideWhenUsed/>
    <w:rsid w:val="00152673"/>
    <w:rPr>
      <w:color w:val="605E5C"/>
      <w:shd w:val="clear" w:color="auto" w:fill="E1DFDD"/>
    </w:rPr>
  </w:style>
  <w:style w:type="paragraph" w:styleId="Revision">
    <w:name w:val="Revision"/>
    <w:hidden/>
    <w:uiPriority w:val="99"/>
    <w:semiHidden/>
    <w:rsid w:val="00035545"/>
    <w:rPr>
      <w:rFonts w:ascii="Arial" w:eastAsia="Arial" w:hAnsi="Arial" w:cs="Arial"/>
      <w:color w:val="000000"/>
      <w:sz w:val="22"/>
      <w:szCs w:val="22"/>
    </w:rPr>
  </w:style>
  <w:style w:type="character" w:customStyle="1" w:styleId="cs1-format">
    <w:name w:val="cs1-format"/>
    <w:basedOn w:val="DefaultParagraphFont"/>
    <w:rsid w:val="0001355C"/>
  </w:style>
  <w:style w:type="character" w:customStyle="1" w:styleId="reference-accessdate">
    <w:name w:val="reference-accessdate"/>
    <w:basedOn w:val="DefaultParagraphFont"/>
    <w:rsid w:val="0001355C"/>
  </w:style>
  <w:style w:type="character" w:customStyle="1" w:styleId="nowrap">
    <w:name w:val="nowrap"/>
    <w:basedOn w:val="DefaultParagraphFont"/>
    <w:rsid w:val="0001355C"/>
  </w:style>
  <w:style w:type="paragraph" w:styleId="FootnoteText">
    <w:name w:val="footnote text"/>
    <w:basedOn w:val="Normal"/>
    <w:link w:val="FootnoteTextChar"/>
    <w:uiPriority w:val="99"/>
    <w:unhideWhenUsed/>
    <w:rsid w:val="00D27206"/>
    <w:pPr>
      <w:spacing w:line="240" w:lineRule="auto"/>
    </w:pPr>
    <w:rPr>
      <w:sz w:val="24"/>
      <w:szCs w:val="24"/>
    </w:rPr>
  </w:style>
  <w:style w:type="character" w:customStyle="1" w:styleId="FootnoteTextChar">
    <w:name w:val="Footnote Text Char"/>
    <w:basedOn w:val="DefaultParagraphFont"/>
    <w:link w:val="FootnoteText"/>
    <w:uiPriority w:val="99"/>
    <w:rsid w:val="00D27206"/>
    <w:rPr>
      <w:rFonts w:ascii="Arial" w:eastAsia="Arial" w:hAnsi="Arial" w:cs="Arial"/>
      <w:color w:val="000000"/>
    </w:rPr>
  </w:style>
  <w:style w:type="character" w:styleId="FootnoteReference">
    <w:name w:val="footnote reference"/>
    <w:basedOn w:val="DefaultParagraphFont"/>
    <w:uiPriority w:val="99"/>
    <w:unhideWhenUsed/>
    <w:rsid w:val="00D272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17714">
      <w:bodyDiv w:val="1"/>
      <w:marLeft w:val="0"/>
      <w:marRight w:val="0"/>
      <w:marTop w:val="0"/>
      <w:marBottom w:val="0"/>
      <w:divBdr>
        <w:top w:val="none" w:sz="0" w:space="0" w:color="auto"/>
        <w:left w:val="none" w:sz="0" w:space="0" w:color="auto"/>
        <w:bottom w:val="none" w:sz="0" w:space="0" w:color="auto"/>
        <w:right w:val="none" w:sz="0" w:space="0" w:color="auto"/>
      </w:divBdr>
    </w:div>
    <w:div w:id="311371169">
      <w:bodyDiv w:val="1"/>
      <w:marLeft w:val="0"/>
      <w:marRight w:val="0"/>
      <w:marTop w:val="0"/>
      <w:marBottom w:val="0"/>
      <w:divBdr>
        <w:top w:val="none" w:sz="0" w:space="0" w:color="auto"/>
        <w:left w:val="none" w:sz="0" w:space="0" w:color="auto"/>
        <w:bottom w:val="none" w:sz="0" w:space="0" w:color="auto"/>
        <w:right w:val="none" w:sz="0" w:space="0" w:color="auto"/>
      </w:divBdr>
    </w:div>
    <w:div w:id="321392615">
      <w:bodyDiv w:val="1"/>
      <w:marLeft w:val="0"/>
      <w:marRight w:val="0"/>
      <w:marTop w:val="0"/>
      <w:marBottom w:val="0"/>
      <w:divBdr>
        <w:top w:val="none" w:sz="0" w:space="0" w:color="auto"/>
        <w:left w:val="none" w:sz="0" w:space="0" w:color="auto"/>
        <w:bottom w:val="none" w:sz="0" w:space="0" w:color="auto"/>
        <w:right w:val="none" w:sz="0" w:space="0" w:color="auto"/>
      </w:divBdr>
    </w:div>
    <w:div w:id="334693169">
      <w:bodyDiv w:val="1"/>
      <w:marLeft w:val="0"/>
      <w:marRight w:val="0"/>
      <w:marTop w:val="0"/>
      <w:marBottom w:val="0"/>
      <w:divBdr>
        <w:top w:val="none" w:sz="0" w:space="0" w:color="auto"/>
        <w:left w:val="none" w:sz="0" w:space="0" w:color="auto"/>
        <w:bottom w:val="none" w:sz="0" w:space="0" w:color="auto"/>
        <w:right w:val="none" w:sz="0" w:space="0" w:color="auto"/>
      </w:divBdr>
    </w:div>
    <w:div w:id="356661499">
      <w:bodyDiv w:val="1"/>
      <w:marLeft w:val="0"/>
      <w:marRight w:val="0"/>
      <w:marTop w:val="0"/>
      <w:marBottom w:val="0"/>
      <w:divBdr>
        <w:top w:val="none" w:sz="0" w:space="0" w:color="auto"/>
        <w:left w:val="none" w:sz="0" w:space="0" w:color="auto"/>
        <w:bottom w:val="none" w:sz="0" w:space="0" w:color="auto"/>
        <w:right w:val="none" w:sz="0" w:space="0" w:color="auto"/>
      </w:divBdr>
    </w:div>
    <w:div w:id="368536642">
      <w:bodyDiv w:val="1"/>
      <w:marLeft w:val="0"/>
      <w:marRight w:val="0"/>
      <w:marTop w:val="0"/>
      <w:marBottom w:val="0"/>
      <w:divBdr>
        <w:top w:val="none" w:sz="0" w:space="0" w:color="auto"/>
        <w:left w:val="none" w:sz="0" w:space="0" w:color="auto"/>
        <w:bottom w:val="none" w:sz="0" w:space="0" w:color="auto"/>
        <w:right w:val="none" w:sz="0" w:space="0" w:color="auto"/>
      </w:divBdr>
      <w:divsChild>
        <w:div w:id="2002924182">
          <w:marLeft w:val="0"/>
          <w:marRight w:val="0"/>
          <w:marTop w:val="0"/>
          <w:marBottom w:val="0"/>
          <w:divBdr>
            <w:top w:val="none" w:sz="0" w:space="0" w:color="auto"/>
            <w:left w:val="none" w:sz="0" w:space="0" w:color="auto"/>
            <w:bottom w:val="none" w:sz="0" w:space="0" w:color="auto"/>
            <w:right w:val="none" w:sz="0" w:space="0" w:color="auto"/>
          </w:divBdr>
        </w:div>
        <w:div w:id="1008750627">
          <w:marLeft w:val="0"/>
          <w:marRight w:val="0"/>
          <w:marTop w:val="0"/>
          <w:marBottom w:val="0"/>
          <w:divBdr>
            <w:top w:val="none" w:sz="0" w:space="0" w:color="auto"/>
            <w:left w:val="none" w:sz="0" w:space="0" w:color="auto"/>
            <w:bottom w:val="none" w:sz="0" w:space="0" w:color="auto"/>
            <w:right w:val="none" w:sz="0" w:space="0" w:color="auto"/>
          </w:divBdr>
        </w:div>
        <w:div w:id="1201480860">
          <w:marLeft w:val="0"/>
          <w:marRight w:val="0"/>
          <w:marTop w:val="0"/>
          <w:marBottom w:val="0"/>
          <w:divBdr>
            <w:top w:val="none" w:sz="0" w:space="0" w:color="auto"/>
            <w:left w:val="none" w:sz="0" w:space="0" w:color="auto"/>
            <w:bottom w:val="none" w:sz="0" w:space="0" w:color="auto"/>
            <w:right w:val="none" w:sz="0" w:space="0" w:color="auto"/>
          </w:divBdr>
          <w:divsChild>
            <w:div w:id="211755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3728">
      <w:bodyDiv w:val="1"/>
      <w:marLeft w:val="0"/>
      <w:marRight w:val="0"/>
      <w:marTop w:val="0"/>
      <w:marBottom w:val="0"/>
      <w:divBdr>
        <w:top w:val="none" w:sz="0" w:space="0" w:color="auto"/>
        <w:left w:val="none" w:sz="0" w:space="0" w:color="auto"/>
        <w:bottom w:val="none" w:sz="0" w:space="0" w:color="auto"/>
        <w:right w:val="none" w:sz="0" w:space="0" w:color="auto"/>
      </w:divBdr>
    </w:div>
    <w:div w:id="463735819">
      <w:bodyDiv w:val="1"/>
      <w:marLeft w:val="0"/>
      <w:marRight w:val="0"/>
      <w:marTop w:val="0"/>
      <w:marBottom w:val="0"/>
      <w:divBdr>
        <w:top w:val="none" w:sz="0" w:space="0" w:color="auto"/>
        <w:left w:val="none" w:sz="0" w:space="0" w:color="auto"/>
        <w:bottom w:val="none" w:sz="0" w:space="0" w:color="auto"/>
        <w:right w:val="none" w:sz="0" w:space="0" w:color="auto"/>
      </w:divBdr>
    </w:div>
    <w:div w:id="478157670">
      <w:bodyDiv w:val="1"/>
      <w:marLeft w:val="0"/>
      <w:marRight w:val="0"/>
      <w:marTop w:val="0"/>
      <w:marBottom w:val="0"/>
      <w:divBdr>
        <w:top w:val="none" w:sz="0" w:space="0" w:color="auto"/>
        <w:left w:val="none" w:sz="0" w:space="0" w:color="auto"/>
        <w:bottom w:val="none" w:sz="0" w:space="0" w:color="auto"/>
        <w:right w:val="none" w:sz="0" w:space="0" w:color="auto"/>
      </w:divBdr>
    </w:div>
    <w:div w:id="502671855">
      <w:bodyDiv w:val="1"/>
      <w:marLeft w:val="0"/>
      <w:marRight w:val="0"/>
      <w:marTop w:val="0"/>
      <w:marBottom w:val="0"/>
      <w:divBdr>
        <w:top w:val="none" w:sz="0" w:space="0" w:color="auto"/>
        <w:left w:val="none" w:sz="0" w:space="0" w:color="auto"/>
        <w:bottom w:val="none" w:sz="0" w:space="0" w:color="auto"/>
        <w:right w:val="none" w:sz="0" w:space="0" w:color="auto"/>
      </w:divBdr>
    </w:div>
    <w:div w:id="519199800">
      <w:bodyDiv w:val="1"/>
      <w:marLeft w:val="0"/>
      <w:marRight w:val="0"/>
      <w:marTop w:val="0"/>
      <w:marBottom w:val="0"/>
      <w:divBdr>
        <w:top w:val="none" w:sz="0" w:space="0" w:color="auto"/>
        <w:left w:val="none" w:sz="0" w:space="0" w:color="auto"/>
        <w:bottom w:val="none" w:sz="0" w:space="0" w:color="auto"/>
        <w:right w:val="none" w:sz="0" w:space="0" w:color="auto"/>
      </w:divBdr>
    </w:div>
    <w:div w:id="543755574">
      <w:bodyDiv w:val="1"/>
      <w:marLeft w:val="0"/>
      <w:marRight w:val="0"/>
      <w:marTop w:val="0"/>
      <w:marBottom w:val="0"/>
      <w:divBdr>
        <w:top w:val="none" w:sz="0" w:space="0" w:color="auto"/>
        <w:left w:val="none" w:sz="0" w:space="0" w:color="auto"/>
        <w:bottom w:val="none" w:sz="0" w:space="0" w:color="auto"/>
        <w:right w:val="none" w:sz="0" w:space="0" w:color="auto"/>
      </w:divBdr>
      <w:divsChild>
        <w:div w:id="758722923">
          <w:marLeft w:val="0"/>
          <w:marRight w:val="0"/>
          <w:marTop w:val="34"/>
          <w:marBottom w:val="34"/>
          <w:divBdr>
            <w:top w:val="none" w:sz="0" w:space="0" w:color="auto"/>
            <w:left w:val="none" w:sz="0" w:space="0" w:color="auto"/>
            <w:bottom w:val="none" w:sz="0" w:space="0" w:color="auto"/>
            <w:right w:val="none" w:sz="0" w:space="0" w:color="auto"/>
          </w:divBdr>
        </w:div>
        <w:div w:id="1902866557">
          <w:marLeft w:val="0"/>
          <w:marRight w:val="0"/>
          <w:marTop w:val="0"/>
          <w:marBottom w:val="0"/>
          <w:divBdr>
            <w:top w:val="none" w:sz="0" w:space="0" w:color="auto"/>
            <w:left w:val="none" w:sz="0" w:space="0" w:color="auto"/>
            <w:bottom w:val="none" w:sz="0" w:space="0" w:color="auto"/>
            <w:right w:val="none" w:sz="0" w:space="0" w:color="auto"/>
          </w:divBdr>
        </w:div>
      </w:divsChild>
    </w:div>
    <w:div w:id="572550270">
      <w:bodyDiv w:val="1"/>
      <w:marLeft w:val="0"/>
      <w:marRight w:val="0"/>
      <w:marTop w:val="0"/>
      <w:marBottom w:val="0"/>
      <w:divBdr>
        <w:top w:val="none" w:sz="0" w:space="0" w:color="auto"/>
        <w:left w:val="none" w:sz="0" w:space="0" w:color="auto"/>
        <w:bottom w:val="none" w:sz="0" w:space="0" w:color="auto"/>
        <w:right w:val="none" w:sz="0" w:space="0" w:color="auto"/>
      </w:divBdr>
    </w:div>
    <w:div w:id="605574642">
      <w:bodyDiv w:val="1"/>
      <w:marLeft w:val="0"/>
      <w:marRight w:val="0"/>
      <w:marTop w:val="0"/>
      <w:marBottom w:val="0"/>
      <w:divBdr>
        <w:top w:val="none" w:sz="0" w:space="0" w:color="auto"/>
        <w:left w:val="none" w:sz="0" w:space="0" w:color="auto"/>
        <w:bottom w:val="none" w:sz="0" w:space="0" w:color="auto"/>
        <w:right w:val="none" w:sz="0" w:space="0" w:color="auto"/>
      </w:divBdr>
      <w:divsChild>
        <w:div w:id="1589340759">
          <w:marLeft w:val="0"/>
          <w:marRight w:val="0"/>
          <w:marTop w:val="166"/>
          <w:marBottom w:val="166"/>
          <w:divBdr>
            <w:top w:val="none" w:sz="0" w:space="0" w:color="auto"/>
            <w:left w:val="none" w:sz="0" w:space="0" w:color="auto"/>
            <w:bottom w:val="none" w:sz="0" w:space="0" w:color="auto"/>
            <w:right w:val="none" w:sz="0" w:space="0" w:color="auto"/>
          </w:divBdr>
          <w:divsChild>
            <w:div w:id="187557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7595">
      <w:bodyDiv w:val="1"/>
      <w:marLeft w:val="0"/>
      <w:marRight w:val="0"/>
      <w:marTop w:val="0"/>
      <w:marBottom w:val="0"/>
      <w:divBdr>
        <w:top w:val="none" w:sz="0" w:space="0" w:color="auto"/>
        <w:left w:val="none" w:sz="0" w:space="0" w:color="auto"/>
        <w:bottom w:val="none" w:sz="0" w:space="0" w:color="auto"/>
        <w:right w:val="none" w:sz="0" w:space="0" w:color="auto"/>
      </w:divBdr>
    </w:div>
    <w:div w:id="745490130">
      <w:bodyDiv w:val="1"/>
      <w:marLeft w:val="0"/>
      <w:marRight w:val="0"/>
      <w:marTop w:val="0"/>
      <w:marBottom w:val="0"/>
      <w:divBdr>
        <w:top w:val="none" w:sz="0" w:space="0" w:color="auto"/>
        <w:left w:val="none" w:sz="0" w:space="0" w:color="auto"/>
        <w:bottom w:val="none" w:sz="0" w:space="0" w:color="auto"/>
        <w:right w:val="none" w:sz="0" w:space="0" w:color="auto"/>
      </w:divBdr>
    </w:div>
    <w:div w:id="756247211">
      <w:bodyDiv w:val="1"/>
      <w:marLeft w:val="0"/>
      <w:marRight w:val="0"/>
      <w:marTop w:val="0"/>
      <w:marBottom w:val="0"/>
      <w:divBdr>
        <w:top w:val="none" w:sz="0" w:space="0" w:color="auto"/>
        <w:left w:val="none" w:sz="0" w:space="0" w:color="auto"/>
        <w:bottom w:val="none" w:sz="0" w:space="0" w:color="auto"/>
        <w:right w:val="none" w:sz="0" w:space="0" w:color="auto"/>
      </w:divBdr>
    </w:div>
    <w:div w:id="762845885">
      <w:bodyDiv w:val="1"/>
      <w:marLeft w:val="0"/>
      <w:marRight w:val="0"/>
      <w:marTop w:val="0"/>
      <w:marBottom w:val="0"/>
      <w:divBdr>
        <w:top w:val="none" w:sz="0" w:space="0" w:color="auto"/>
        <w:left w:val="none" w:sz="0" w:space="0" w:color="auto"/>
        <w:bottom w:val="none" w:sz="0" w:space="0" w:color="auto"/>
        <w:right w:val="none" w:sz="0" w:space="0" w:color="auto"/>
      </w:divBdr>
    </w:div>
    <w:div w:id="800197086">
      <w:bodyDiv w:val="1"/>
      <w:marLeft w:val="0"/>
      <w:marRight w:val="0"/>
      <w:marTop w:val="0"/>
      <w:marBottom w:val="0"/>
      <w:divBdr>
        <w:top w:val="none" w:sz="0" w:space="0" w:color="auto"/>
        <w:left w:val="none" w:sz="0" w:space="0" w:color="auto"/>
        <w:bottom w:val="none" w:sz="0" w:space="0" w:color="auto"/>
        <w:right w:val="none" w:sz="0" w:space="0" w:color="auto"/>
      </w:divBdr>
      <w:divsChild>
        <w:div w:id="1334794821">
          <w:marLeft w:val="0"/>
          <w:marRight w:val="0"/>
          <w:marTop w:val="166"/>
          <w:marBottom w:val="166"/>
          <w:divBdr>
            <w:top w:val="none" w:sz="0" w:space="0" w:color="auto"/>
            <w:left w:val="none" w:sz="0" w:space="0" w:color="auto"/>
            <w:bottom w:val="none" w:sz="0" w:space="0" w:color="auto"/>
            <w:right w:val="none" w:sz="0" w:space="0" w:color="auto"/>
          </w:divBdr>
          <w:divsChild>
            <w:div w:id="83854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4884">
      <w:bodyDiv w:val="1"/>
      <w:marLeft w:val="0"/>
      <w:marRight w:val="0"/>
      <w:marTop w:val="0"/>
      <w:marBottom w:val="0"/>
      <w:divBdr>
        <w:top w:val="none" w:sz="0" w:space="0" w:color="auto"/>
        <w:left w:val="none" w:sz="0" w:space="0" w:color="auto"/>
        <w:bottom w:val="none" w:sz="0" w:space="0" w:color="auto"/>
        <w:right w:val="none" w:sz="0" w:space="0" w:color="auto"/>
      </w:divBdr>
      <w:divsChild>
        <w:div w:id="1601915939">
          <w:marLeft w:val="0"/>
          <w:marRight w:val="0"/>
          <w:marTop w:val="0"/>
          <w:marBottom w:val="0"/>
          <w:divBdr>
            <w:top w:val="none" w:sz="0" w:space="0" w:color="auto"/>
            <w:left w:val="none" w:sz="0" w:space="0" w:color="auto"/>
            <w:bottom w:val="none" w:sz="0" w:space="0" w:color="auto"/>
            <w:right w:val="none" w:sz="0" w:space="0" w:color="auto"/>
          </w:divBdr>
        </w:div>
        <w:div w:id="1870487242">
          <w:marLeft w:val="0"/>
          <w:marRight w:val="0"/>
          <w:marTop w:val="0"/>
          <w:marBottom w:val="0"/>
          <w:divBdr>
            <w:top w:val="none" w:sz="0" w:space="0" w:color="auto"/>
            <w:left w:val="none" w:sz="0" w:space="0" w:color="auto"/>
            <w:bottom w:val="none" w:sz="0" w:space="0" w:color="auto"/>
            <w:right w:val="none" w:sz="0" w:space="0" w:color="auto"/>
          </w:divBdr>
        </w:div>
        <w:div w:id="85344849">
          <w:marLeft w:val="0"/>
          <w:marRight w:val="0"/>
          <w:marTop w:val="0"/>
          <w:marBottom w:val="0"/>
          <w:divBdr>
            <w:top w:val="none" w:sz="0" w:space="0" w:color="auto"/>
            <w:left w:val="none" w:sz="0" w:space="0" w:color="auto"/>
            <w:bottom w:val="none" w:sz="0" w:space="0" w:color="auto"/>
            <w:right w:val="none" w:sz="0" w:space="0" w:color="auto"/>
          </w:divBdr>
          <w:divsChild>
            <w:div w:id="19674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5183">
      <w:bodyDiv w:val="1"/>
      <w:marLeft w:val="0"/>
      <w:marRight w:val="0"/>
      <w:marTop w:val="0"/>
      <w:marBottom w:val="0"/>
      <w:divBdr>
        <w:top w:val="none" w:sz="0" w:space="0" w:color="auto"/>
        <w:left w:val="none" w:sz="0" w:space="0" w:color="auto"/>
        <w:bottom w:val="none" w:sz="0" w:space="0" w:color="auto"/>
        <w:right w:val="none" w:sz="0" w:space="0" w:color="auto"/>
      </w:divBdr>
    </w:div>
    <w:div w:id="857543690">
      <w:bodyDiv w:val="1"/>
      <w:marLeft w:val="0"/>
      <w:marRight w:val="0"/>
      <w:marTop w:val="0"/>
      <w:marBottom w:val="0"/>
      <w:divBdr>
        <w:top w:val="none" w:sz="0" w:space="0" w:color="auto"/>
        <w:left w:val="none" w:sz="0" w:space="0" w:color="auto"/>
        <w:bottom w:val="none" w:sz="0" w:space="0" w:color="auto"/>
        <w:right w:val="none" w:sz="0" w:space="0" w:color="auto"/>
      </w:divBdr>
      <w:divsChild>
        <w:div w:id="497040690">
          <w:marLeft w:val="0"/>
          <w:marRight w:val="0"/>
          <w:marTop w:val="166"/>
          <w:marBottom w:val="166"/>
          <w:divBdr>
            <w:top w:val="none" w:sz="0" w:space="0" w:color="auto"/>
            <w:left w:val="none" w:sz="0" w:space="0" w:color="auto"/>
            <w:bottom w:val="none" w:sz="0" w:space="0" w:color="auto"/>
            <w:right w:val="none" w:sz="0" w:space="0" w:color="auto"/>
          </w:divBdr>
          <w:divsChild>
            <w:div w:id="7128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5641">
      <w:bodyDiv w:val="1"/>
      <w:marLeft w:val="0"/>
      <w:marRight w:val="0"/>
      <w:marTop w:val="0"/>
      <w:marBottom w:val="0"/>
      <w:divBdr>
        <w:top w:val="none" w:sz="0" w:space="0" w:color="auto"/>
        <w:left w:val="none" w:sz="0" w:space="0" w:color="auto"/>
        <w:bottom w:val="none" w:sz="0" w:space="0" w:color="auto"/>
        <w:right w:val="none" w:sz="0" w:space="0" w:color="auto"/>
      </w:divBdr>
    </w:div>
    <w:div w:id="1055541523">
      <w:bodyDiv w:val="1"/>
      <w:marLeft w:val="0"/>
      <w:marRight w:val="0"/>
      <w:marTop w:val="0"/>
      <w:marBottom w:val="0"/>
      <w:divBdr>
        <w:top w:val="none" w:sz="0" w:space="0" w:color="auto"/>
        <w:left w:val="none" w:sz="0" w:space="0" w:color="auto"/>
        <w:bottom w:val="none" w:sz="0" w:space="0" w:color="auto"/>
        <w:right w:val="none" w:sz="0" w:space="0" w:color="auto"/>
      </w:divBdr>
    </w:div>
    <w:div w:id="1192837560">
      <w:bodyDiv w:val="1"/>
      <w:marLeft w:val="0"/>
      <w:marRight w:val="0"/>
      <w:marTop w:val="0"/>
      <w:marBottom w:val="0"/>
      <w:divBdr>
        <w:top w:val="none" w:sz="0" w:space="0" w:color="auto"/>
        <w:left w:val="none" w:sz="0" w:space="0" w:color="auto"/>
        <w:bottom w:val="none" w:sz="0" w:space="0" w:color="auto"/>
        <w:right w:val="none" w:sz="0" w:space="0" w:color="auto"/>
      </w:divBdr>
    </w:div>
    <w:div w:id="1194610946">
      <w:bodyDiv w:val="1"/>
      <w:marLeft w:val="0"/>
      <w:marRight w:val="0"/>
      <w:marTop w:val="0"/>
      <w:marBottom w:val="0"/>
      <w:divBdr>
        <w:top w:val="none" w:sz="0" w:space="0" w:color="auto"/>
        <w:left w:val="none" w:sz="0" w:space="0" w:color="auto"/>
        <w:bottom w:val="none" w:sz="0" w:space="0" w:color="auto"/>
        <w:right w:val="none" w:sz="0" w:space="0" w:color="auto"/>
      </w:divBdr>
    </w:div>
    <w:div w:id="1222447398">
      <w:bodyDiv w:val="1"/>
      <w:marLeft w:val="0"/>
      <w:marRight w:val="0"/>
      <w:marTop w:val="0"/>
      <w:marBottom w:val="0"/>
      <w:divBdr>
        <w:top w:val="none" w:sz="0" w:space="0" w:color="auto"/>
        <w:left w:val="none" w:sz="0" w:space="0" w:color="auto"/>
        <w:bottom w:val="none" w:sz="0" w:space="0" w:color="auto"/>
        <w:right w:val="none" w:sz="0" w:space="0" w:color="auto"/>
      </w:divBdr>
      <w:divsChild>
        <w:div w:id="683627534">
          <w:marLeft w:val="0"/>
          <w:marRight w:val="0"/>
          <w:marTop w:val="34"/>
          <w:marBottom w:val="34"/>
          <w:divBdr>
            <w:top w:val="none" w:sz="0" w:space="0" w:color="auto"/>
            <w:left w:val="none" w:sz="0" w:space="0" w:color="auto"/>
            <w:bottom w:val="none" w:sz="0" w:space="0" w:color="auto"/>
            <w:right w:val="none" w:sz="0" w:space="0" w:color="auto"/>
          </w:divBdr>
        </w:div>
      </w:divsChild>
    </w:div>
    <w:div w:id="1266381686">
      <w:bodyDiv w:val="1"/>
      <w:marLeft w:val="0"/>
      <w:marRight w:val="0"/>
      <w:marTop w:val="0"/>
      <w:marBottom w:val="0"/>
      <w:divBdr>
        <w:top w:val="none" w:sz="0" w:space="0" w:color="auto"/>
        <w:left w:val="none" w:sz="0" w:space="0" w:color="auto"/>
        <w:bottom w:val="none" w:sz="0" w:space="0" w:color="auto"/>
        <w:right w:val="none" w:sz="0" w:space="0" w:color="auto"/>
      </w:divBdr>
    </w:div>
    <w:div w:id="1325741577">
      <w:bodyDiv w:val="1"/>
      <w:marLeft w:val="0"/>
      <w:marRight w:val="0"/>
      <w:marTop w:val="0"/>
      <w:marBottom w:val="0"/>
      <w:divBdr>
        <w:top w:val="none" w:sz="0" w:space="0" w:color="auto"/>
        <w:left w:val="none" w:sz="0" w:space="0" w:color="auto"/>
        <w:bottom w:val="none" w:sz="0" w:space="0" w:color="auto"/>
        <w:right w:val="none" w:sz="0" w:space="0" w:color="auto"/>
      </w:divBdr>
    </w:div>
    <w:div w:id="1392852632">
      <w:bodyDiv w:val="1"/>
      <w:marLeft w:val="0"/>
      <w:marRight w:val="0"/>
      <w:marTop w:val="0"/>
      <w:marBottom w:val="0"/>
      <w:divBdr>
        <w:top w:val="none" w:sz="0" w:space="0" w:color="auto"/>
        <w:left w:val="none" w:sz="0" w:space="0" w:color="auto"/>
        <w:bottom w:val="none" w:sz="0" w:space="0" w:color="auto"/>
        <w:right w:val="none" w:sz="0" w:space="0" w:color="auto"/>
      </w:divBdr>
    </w:div>
    <w:div w:id="1434860405">
      <w:bodyDiv w:val="1"/>
      <w:marLeft w:val="0"/>
      <w:marRight w:val="0"/>
      <w:marTop w:val="0"/>
      <w:marBottom w:val="0"/>
      <w:divBdr>
        <w:top w:val="none" w:sz="0" w:space="0" w:color="auto"/>
        <w:left w:val="none" w:sz="0" w:space="0" w:color="auto"/>
        <w:bottom w:val="none" w:sz="0" w:space="0" w:color="auto"/>
        <w:right w:val="none" w:sz="0" w:space="0" w:color="auto"/>
      </w:divBdr>
    </w:div>
    <w:div w:id="1582719184">
      <w:bodyDiv w:val="1"/>
      <w:marLeft w:val="0"/>
      <w:marRight w:val="0"/>
      <w:marTop w:val="0"/>
      <w:marBottom w:val="0"/>
      <w:divBdr>
        <w:top w:val="none" w:sz="0" w:space="0" w:color="auto"/>
        <w:left w:val="none" w:sz="0" w:space="0" w:color="auto"/>
        <w:bottom w:val="none" w:sz="0" w:space="0" w:color="auto"/>
        <w:right w:val="none" w:sz="0" w:space="0" w:color="auto"/>
      </w:divBdr>
    </w:div>
    <w:div w:id="1591308240">
      <w:bodyDiv w:val="1"/>
      <w:marLeft w:val="0"/>
      <w:marRight w:val="0"/>
      <w:marTop w:val="0"/>
      <w:marBottom w:val="0"/>
      <w:divBdr>
        <w:top w:val="none" w:sz="0" w:space="0" w:color="auto"/>
        <w:left w:val="none" w:sz="0" w:space="0" w:color="auto"/>
        <w:bottom w:val="none" w:sz="0" w:space="0" w:color="auto"/>
        <w:right w:val="none" w:sz="0" w:space="0" w:color="auto"/>
      </w:divBdr>
    </w:div>
    <w:div w:id="1601839645">
      <w:bodyDiv w:val="1"/>
      <w:marLeft w:val="0"/>
      <w:marRight w:val="0"/>
      <w:marTop w:val="0"/>
      <w:marBottom w:val="0"/>
      <w:divBdr>
        <w:top w:val="none" w:sz="0" w:space="0" w:color="auto"/>
        <w:left w:val="none" w:sz="0" w:space="0" w:color="auto"/>
        <w:bottom w:val="none" w:sz="0" w:space="0" w:color="auto"/>
        <w:right w:val="none" w:sz="0" w:space="0" w:color="auto"/>
      </w:divBdr>
    </w:div>
    <w:div w:id="1611089427">
      <w:bodyDiv w:val="1"/>
      <w:marLeft w:val="0"/>
      <w:marRight w:val="0"/>
      <w:marTop w:val="0"/>
      <w:marBottom w:val="0"/>
      <w:divBdr>
        <w:top w:val="none" w:sz="0" w:space="0" w:color="auto"/>
        <w:left w:val="none" w:sz="0" w:space="0" w:color="auto"/>
        <w:bottom w:val="none" w:sz="0" w:space="0" w:color="auto"/>
        <w:right w:val="none" w:sz="0" w:space="0" w:color="auto"/>
      </w:divBdr>
    </w:div>
    <w:div w:id="1620407904">
      <w:bodyDiv w:val="1"/>
      <w:marLeft w:val="0"/>
      <w:marRight w:val="0"/>
      <w:marTop w:val="0"/>
      <w:marBottom w:val="0"/>
      <w:divBdr>
        <w:top w:val="none" w:sz="0" w:space="0" w:color="auto"/>
        <w:left w:val="none" w:sz="0" w:space="0" w:color="auto"/>
        <w:bottom w:val="none" w:sz="0" w:space="0" w:color="auto"/>
        <w:right w:val="none" w:sz="0" w:space="0" w:color="auto"/>
      </w:divBdr>
    </w:div>
    <w:div w:id="1656645853">
      <w:bodyDiv w:val="1"/>
      <w:marLeft w:val="0"/>
      <w:marRight w:val="0"/>
      <w:marTop w:val="0"/>
      <w:marBottom w:val="0"/>
      <w:divBdr>
        <w:top w:val="none" w:sz="0" w:space="0" w:color="auto"/>
        <w:left w:val="none" w:sz="0" w:space="0" w:color="auto"/>
        <w:bottom w:val="none" w:sz="0" w:space="0" w:color="auto"/>
        <w:right w:val="none" w:sz="0" w:space="0" w:color="auto"/>
      </w:divBdr>
      <w:divsChild>
        <w:div w:id="1388063352">
          <w:marLeft w:val="0"/>
          <w:marRight w:val="0"/>
          <w:marTop w:val="34"/>
          <w:marBottom w:val="34"/>
          <w:divBdr>
            <w:top w:val="none" w:sz="0" w:space="0" w:color="auto"/>
            <w:left w:val="none" w:sz="0" w:space="0" w:color="auto"/>
            <w:bottom w:val="none" w:sz="0" w:space="0" w:color="auto"/>
            <w:right w:val="none" w:sz="0" w:space="0" w:color="auto"/>
          </w:divBdr>
        </w:div>
      </w:divsChild>
    </w:div>
    <w:div w:id="1671325719">
      <w:bodyDiv w:val="1"/>
      <w:marLeft w:val="0"/>
      <w:marRight w:val="0"/>
      <w:marTop w:val="0"/>
      <w:marBottom w:val="0"/>
      <w:divBdr>
        <w:top w:val="none" w:sz="0" w:space="0" w:color="auto"/>
        <w:left w:val="none" w:sz="0" w:space="0" w:color="auto"/>
        <w:bottom w:val="none" w:sz="0" w:space="0" w:color="auto"/>
        <w:right w:val="none" w:sz="0" w:space="0" w:color="auto"/>
      </w:divBdr>
    </w:div>
    <w:div w:id="1679194943">
      <w:bodyDiv w:val="1"/>
      <w:marLeft w:val="0"/>
      <w:marRight w:val="0"/>
      <w:marTop w:val="0"/>
      <w:marBottom w:val="0"/>
      <w:divBdr>
        <w:top w:val="none" w:sz="0" w:space="0" w:color="auto"/>
        <w:left w:val="none" w:sz="0" w:space="0" w:color="auto"/>
        <w:bottom w:val="none" w:sz="0" w:space="0" w:color="auto"/>
        <w:right w:val="none" w:sz="0" w:space="0" w:color="auto"/>
      </w:divBdr>
    </w:div>
    <w:div w:id="1697390701">
      <w:bodyDiv w:val="1"/>
      <w:marLeft w:val="0"/>
      <w:marRight w:val="0"/>
      <w:marTop w:val="0"/>
      <w:marBottom w:val="0"/>
      <w:divBdr>
        <w:top w:val="none" w:sz="0" w:space="0" w:color="auto"/>
        <w:left w:val="none" w:sz="0" w:space="0" w:color="auto"/>
        <w:bottom w:val="none" w:sz="0" w:space="0" w:color="auto"/>
        <w:right w:val="none" w:sz="0" w:space="0" w:color="auto"/>
      </w:divBdr>
    </w:div>
    <w:div w:id="1792047897">
      <w:bodyDiv w:val="1"/>
      <w:marLeft w:val="0"/>
      <w:marRight w:val="0"/>
      <w:marTop w:val="0"/>
      <w:marBottom w:val="0"/>
      <w:divBdr>
        <w:top w:val="none" w:sz="0" w:space="0" w:color="auto"/>
        <w:left w:val="none" w:sz="0" w:space="0" w:color="auto"/>
        <w:bottom w:val="none" w:sz="0" w:space="0" w:color="auto"/>
        <w:right w:val="none" w:sz="0" w:space="0" w:color="auto"/>
      </w:divBdr>
      <w:divsChild>
        <w:div w:id="285165879">
          <w:marLeft w:val="0"/>
          <w:marRight w:val="0"/>
          <w:marTop w:val="166"/>
          <w:marBottom w:val="166"/>
          <w:divBdr>
            <w:top w:val="none" w:sz="0" w:space="0" w:color="auto"/>
            <w:left w:val="none" w:sz="0" w:space="0" w:color="auto"/>
            <w:bottom w:val="none" w:sz="0" w:space="0" w:color="auto"/>
            <w:right w:val="none" w:sz="0" w:space="0" w:color="auto"/>
          </w:divBdr>
          <w:divsChild>
            <w:div w:id="207993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6667">
      <w:bodyDiv w:val="1"/>
      <w:marLeft w:val="0"/>
      <w:marRight w:val="0"/>
      <w:marTop w:val="0"/>
      <w:marBottom w:val="0"/>
      <w:divBdr>
        <w:top w:val="none" w:sz="0" w:space="0" w:color="auto"/>
        <w:left w:val="none" w:sz="0" w:space="0" w:color="auto"/>
        <w:bottom w:val="none" w:sz="0" w:space="0" w:color="auto"/>
        <w:right w:val="none" w:sz="0" w:space="0" w:color="auto"/>
      </w:divBdr>
    </w:div>
    <w:div w:id="1897155447">
      <w:bodyDiv w:val="1"/>
      <w:marLeft w:val="0"/>
      <w:marRight w:val="0"/>
      <w:marTop w:val="0"/>
      <w:marBottom w:val="0"/>
      <w:divBdr>
        <w:top w:val="none" w:sz="0" w:space="0" w:color="auto"/>
        <w:left w:val="none" w:sz="0" w:space="0" w:color="auto"/>
        <w:bottom w:val="none" w:sz="0" w:space="0" w:color="auto"/>
        <w:right w:val="none" w:sz="0" w:space="0" w:color="auto"/>
      </w:divBdr>
    </w:div>
    <w:div w:id="1905986898">
      <w:bodyDiv w:val="1"/>
      <w:marLeft w:val="0"/>
      <w:marRight w:val="0"/>
      <w:marTop w:val="0"/>
      <w:marBottom w:val="0"/>
      <w:divBdr>
        <w:top w:val="none" w:sz="0" w:space="0" w:color="auto"/>
        <w:left w:val="none" w:sz="0" w:space="0" w:color="auto"/>
        <w:bottom w:val="none" w:sz="0" w:space="0" w:color="auto"/>
        <w:right w:val="none" w:sz="0" w:space="0" w:color="auto"/>
      </w:divBdr>
    </w:div>
    <w:div w:id="1972322791">
      <w:bodyDiv w:val="1"/>
      <w:marLeft w:val="0"/>
      <w:marRight w:val="0"/>
      <w:marTop w:val="0"/>
      <w:marBottom w:val="0"/>
      <w:divBdr>
        <w:top w:val="none" w:sz="0" w:space="0" w:color="auto"/>
        <w:left w:val="none" w:sz="0" w:space="0" w:color="auto"/>
        <w:bottom w:val="none" w:sz="0" w:space="0" w:color="auto"/>
        <w:right w:val="none" w:sz="0" w:space="0" w:color="auto"/>
      </w:divBdr>
    </w:div>
    <w:div w:id="2069455936">
      <w:bodyDiv w:val="1"/>
      <w:marLeft w:val="0"/>
      <w:marRight w:val="0"/>
      <w:marTop w:val="0"/>
      <w:marBottom w:val="0"/>
      <w:divBdr>
        <w:top w:val="none" w:sz="0" w:space="0" w:color="auto"/>
        <w:left w:val="none" w:sz="0" w:space="0" w:color="auto"/>
        <w:bottom w:val="none" w:sz="0" w:space="0" w:color="auto"/>
        <w:right w:val="none" w:sz="0" w:space="0" w:color="auto"/>
      </w:divBdr>
    </w:div>
    <w:div w:id="2084716704">
      <w:bodyDiv w:val="1"/>
      <w:marLeft w:val="0"/>
      <w:marRight w:val="0"/>
      <w:marTop w:val="0"/>
      <w:marBottom w:val="0"/>
      <w:divBdr>
        <w:top w:val="none" w:sz="0" w:space="0" w:color="auto"/>
        <w:left w:val="none" w:sz="0" w:space="0" w:color="auto"/>
        <w:bottom w:val="none" w:sz="0" w:space="0" w:color="auto"/>
        <w:right w:val="none" w:sz="0" w:space="0" w:color="auto"/>
      </w:divBdr>
    </w:div>
    <w:div w:id="20940859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9.pn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80" Type="http://schemas.microsoft.com/office/2011/relationships/people" Target="people.xml"/><Relationship Id="rId81" Type="http://schemas.microsoft.com/office/2018/08/relationships/commentsExtensible" Target="commentsExtensible.xml"/><Relationship Id="rId79" Type="http://schemas.microsoft.com/office/2011/relationships/commentsExtended" Target="commentsExtended.xml"/><Relationship Id="rId78" Type="http://schemas.microsoft.com/office/2016/09/relationships/commentsIds" Target="commentsIds.xml"/><Relationship Id="rId10" Type="http://schemas.openxmlformats.org/officeDocument/2006/relationships/image" Target="media/image1.jpg"/><Relationship Id="rId11" Type="http://schemas.openxmlformats.org/officeDocument/2006/relationships/hyperlink" Target="https://www.dynata.com/" TargetMode="External"/><Relationship Id="rId12" Type="http://schemas.openxmlformats.org/officeDocument/2006/relationships/hyperlink" Target="https://www.etymotic.com/consumer/home-hearing-test/home-hearing-test.htm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healthdata.org/infographic/what-human-capital-and-why-it-relev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3012</Words>
  <Characters>17171</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Tremblay Admin</cp:lastModifiedBy>
  <cp:revision>2</cp:revision>
  <dcterms:created xsi:type="dcterms:W3CDTF">2020-07-26T04:56:00Z</dcterms:created>
  <dcterms:modified xsi:type="dcterms:W3CDTF">2020-07-26T04:56:00Z</dcterms:modified>
</cp:coreProperties>
</file>